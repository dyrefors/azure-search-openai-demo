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AF78C" w14:textId="77777777" w:rsidR="00A07C21" w:rsidRPr="003E7FDD" w:rsidRDefault="00A07C21" w:rsidP="00867085">
      <w:pPr>
        <w:spacing w:line="276" w:lineRule="auto"/>
        <w:jc w:val="both"/>
        <w:rPr>
          <w:rFonts w:ascii="Source Sans Pro" w:hAnsi="Source Sans Pro"/>
          <w:b/>
          <w:color w:val="000000" w:themeColor="text1"/>
          <w:sz w:val="24"/>
        </w:rPr>
      </w:pPr>
    </w:p>
    <w:tbl>
      <w:tblPr>
        <w:tblW w:w="9985" w:type="dxa"/>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2386"/>
        <w:gridCol w:w="2255"/>
        <w:gridCol w:w="1965"/>
        <w:gridCol w:w="3379"/>
      </w:tblGrid>
      <w:tr w:rsidR="003E7FDD" w:rsidRPr="003E7FDD" w14:paraId="60B4511E" w14:textId="77777777" w:rsidTr="0B854D43">
        <w:trPr>
          <w:trHeight w:val="190"/>
        </w:trPr>
        <w:tc>
          <w:tcPr>
            <w:tcW w:w="9985" w:type="dxa"/>
            <w:gridSpan w:val="4"/>
            <w:tcBorders>
              <w:top w:val="single" w:sz="4" w:space="0" w:color="auto"/>
              <w:left w:val="single" w:sz="4" w:space="0" w:color="auto"/>
              <w:right w:val="single" w:sz="4" w:space="0" w:color="auto"/>
            </w:tcBorders>
            <w:shd w:val="clear" w:color="auto" w:fill="auto"/>
          </w:tcPr>
          <w:p w14:paraId="387E1617" w14:textId="4482293C" w:rsidR="003E7FDD" w:rsidRPr="007F5590" w:rsidRDefault="003E7FDD" w:rsidP="003E7FDD">
            <w:pPr>
              <w:spacing w:before="120" w:after="120"/>
              <w:jc w:val="center"/>
              <w:rPr>
                <w:rFonts w:ascii="Source Sans Pro" w:hAnsi="Source Sans Pro"/>
                <w:b/>
                <w:color w:val="000000" w:themeColor="text1"/>
                <w:sz w:val="34"/>
                <w:szCs w:val="34"/>
              </w:rPr>
            </w:pPr>
            <w:r w:rsidRPr="007F5590">
              <w:rPr>
                <w:rFonts w:ascii="Source Sans Pro" w:hAnsi="Source Sans Pro"/>
                <w:b/>
                <w:color w:val="000000" w:themeColor="text1"/>
                <w:sz w:val="34"/>
                <w:szCs w:val="34"/>
              </w:rPr>
              <w:t xml:space="preserve">PROJECT </w:t>
            </w:r>
            <w:r w:rsidR="00110610" w:rsidRPr="007F5590">
              <w:rPr>
                <w:rFonts w:ascii="Source Sans Pro" w:hAnsi="Source Sans Pro"/>
                <w:b/>
                <w:color w:val="000000" w:themeColor="text1"/>
                <w:sz w:val="34"/>
                <w:szCs w:val="34"/>
              </w:rPr>
              <w:t xml:space="preserve">VISIT </w:t>
            </w:r>
            <w:r w:rsidRPr="007F5590">
              <w:rPr>
                <w:rFonts w:ascii="Source Sans Pro" w:hAnsi="Source Sans Pro"/>
                <w:b/>
                <w:color w:val="000000" w:themeColor="text1"/>
                <w:sz w:val="34"/>
                <w:szCs w:val="34"/>
              </w:rPr>
              <w:t xml:space="preserve">REPORT: </w:t>
            </w:r>
            <w:r w:rsidR="005F16D1" w:rsidRPr="007F5590">
              <w:rPr>
                <w:rFonts w:ascii="Source Sans Pro" w:hAnsi="Source Sans Pro"/>
                <w:b/>
                <w:color w:val="000000" w:themeColor="text1"/>
                <w:sz w:val="34"/>
                <w:szCs w:val="34"/>
              </w:rPr>
              <w:t>P3851-BMZ-MYP</w:t>
            </w:r>
            <w:r w:rsidR="00A51752" w:rsidRPr="007F5590">
              <w:rPr>
                <w:rFonts w:ascii="Source Sans Pro" w:hAnsi="Source Sans Pro"/>
                <w:b/>
                <w:color w:val="000000" w:themeColor="text1"/>
                <w:sz w:val="34"/>
                <w:szCs w:val="34"/>
              </w:rPr>
              <w:t>,</w:t>
            </w:r>
          </w:p>
          <w:p w14:paraId="21D76E6F" w14:textId="70998C35" w:rsidR="00A51752" w:rsidRPr="007F5590" w:rsidRDefault="00A51752" w:rsidP="003E7FDD">
            <w:pPr>
              <w:spacing w:before="120" w:after="120"/>
              <w:jc w:val="center"/>
              <w:rPr>
                <w:rFonts w:ascii="Source Sans Pro" w:hAnsi="Source Sans Pro"/>
                <w:color w:val="000000" w:themeColor="text1"/>
                <w:sz w:val="34"/>
                <w:szCs w:val="34"/>
              </w:rPr>
            </w:pPr>
            <w:r w:rsidRPr="007F5590">
              <w:rPr>
                <w:rFonts w:ascii="Source Sans Pro" w:hAnsi="Source Sans Pro"/>
                <w:b/>
                <w:color w:val="000000" w:themeColor="text1"/>
                <w:sz w:val="34"/>
                <w:szCs w:val="34"/>
              </w:rPr>
              <w:t>P4218-BMZ-MYP</w:t>
            </w:r>
          </w:p>
        </w:tc>
      </w:tr>
      <w:tr w:rsidR="00922983" w:rsidRPr="00922983" w14:paraId="745C4A4E" w14:textId="77777777" w:rsidTr="0B854D43">
        <w:trPr>
          <w:trHeight w:hRule="exact" w:val="385"/>
        </w:trPr>
        <w:tc>
          <w:tcPr>
            <w:tcW w:w="2386" w:type="dxa"/>
            <w:tcBorders>
              <w:left w:val="single" w:sz="4" w:space="0" w:color="auto"/>
            </w:tcBorders>
            <w:shd w:val="clear" w:color="auto" w:fill="auto"/>
            <w:vAlign w:val="center"/>
          </w:tcPr>
          <w:p w14:paraId="0098DFF7" w14:textId="77777777" w:rsidR="00922983" w:rsidRPr="007F5590" w:rsidRDefault="00922983" w:rsidP="00922983">
            <w:pPr>
              <w:jc w:val="both"/>
              <w:rPr>
                <w:rFonts w:ascii="Source Sans Pro" w:hAnsi="Source Sans Pro"/>
                <w:b/>
                <w:color w:val="000000" w:themeColor="text1"/>
                <w:sz w:val="22"/>
                <w:szCs w:val="22"/>
              </w:rPr>
            </w:pPr>
            <w:r w:rsidRPr="007F5590">
              <w:rPr>
                <w:rFonts w:ascii="Source Sans Pro" w:hAnsi="Source Sans Pro"/>
                <w:b/>
                <w:color w:val="000000" w:themeColor="text1"/>
                <w:sz w:val="22"/>
                <w:szCs w:val="22"/>
              </w:rPr>
              <w:t>CBM OFFICE:</w:t>
            </w:r>
          </w:p>
        </w:tc>
        <w:tc>
          <w:tcPr>
            <w:tcW w:w="2255" w:type="dxa"/>
            <w:shd w:val="clear" w:color="auto" w:fill="auto"/>
            <w:vAlign w:val="center"/>
          </w:tcPr>
          <w:p w14:paraId="03D4C812" w14:textId="1D26EC2B" w:rsidR="00922983" w:rsidRPr="007F5590" w:rsidRDefault="00922983" w:rsidP="00922983">
            <w:pPr>
              <w:ind w:left="-79"/>
              <w:jc w:val="both"/>
              <w:rPr>
                <w:rFonts w:ascii="Source Sans Pro" w:hAnsi="Source Sans Pro"/>
                <w:color w:val="000000" w:themeColor="text1"/>
                <w:sz w:val="22"/>
                <w:szCs w:val="22"/>
              </w:rPr>
            </w:pPr>
            <w:r w:rsidRPr="007F5590">
              <w:rPr>
                <w:rFonts w:ascii="Source Sans Pro" w:hAnsi="Source Sans Pro"/>
                <w:color w:val="000000" w:themeColor="text1"/>
                <w:sz w:val="22"/>
                <w:szCs w:val="22"/>
              </w:rPr>
              <w:t>CBM</w:t>
            </w:r>
          </w:p>
        </w:tc>
        <w:tc>
          <w:tcPr>
            <w:tcW w:w="1965" w:type="dxa"/>
            <w:shd w:val="clear" w:color="auto" w:fill="auto"/>
            <w:vAlign w:val="center"/>
          </w:tcPr>
          <w:p w14:paraId="150C1D01" w14:textId="77777777" w:rsidR="00922983" w:rsidRPr="007F5590" w:rsidRDefault="00110610" w:rsidP="0001528A">
            <w:pPr>
              <w:jc w:val="both"/>
              <w:rPr>
                <w:rFonts w:ascii="Source Sans Pro" w:hAnsi="Source Sans Pro"/>
                <w:b/>
                <w:color w:val="000000" w:themeColor="text1"/>
                <w:sz w:val="22"/>
                <w:szCs w:val="22"/>
              </w:rPr>
            </w:pPr>
            <w:r w:rsidRPr="007F5590">
              <w:rPr>
                <w:rFonts w:ascii="Source Sans Pro" w:hAnsi="Source Sans Pro"/>
                <w:b/>
                <w:color w:val="000000" w:themeColor="text1"/>
                <w:sz w:val="22"/>
                <w:szCs w:val="22"/>
              </w:rPr>
              <w:t>VISIT BY</w:t>
            </w:r>
            <w:r w:rsidR="00CA2938" w:rsidRPr="007F5590">
              <w:rPr>
                <w:rFonts w:ascii="Source Sans Pro" w:hAnsi="Source Sans Pro"/>
                <w:b/>
                <w:color w:val="000000" w:themeColor="text1"/>
                <w:sz w:val="22"/>
                <w:szCs w:val="22"/>
              </w:rPr>
              <w:t>:</w:t>
            </w:r>
          </w:p>
        </w:tc>
        <w:tc>
          <w:tcPr>
            <w:tcW w:w="3377" w:type="dxa"/>
            <w:tcBorders>
              <w:right w:val="single" w:sz="4" w:space="0" w:color="auto"/>
            </w:tcBorders>
            <w:shd w:val="clear" w:color="auto" w:fill="auto"/>
            <w:vAlign w:val="center"/>
          </w:tcPr>
          <w:p w14:paraId="0CC172C3" w14:textId="765C044B" w:rsidR="00922983" w:rsidRPr="007F5590" w:rsidRDefault="00B918BA" w:rsidP="00D352EA">
            <w:pPr>
              <w:jc w:val="both"/>
              <w:rPr>
                <w:rFonts w:ascii="Source Sans Pro" w:hAnsi="Source Sans Pro"/>
                <w:color w:val="000000" w:themeColor="text1"/>
                <w:sz w:val="22"/>
                <w:szCs w:val="22"/>
              </w:rPr>
            </w:pPr>
            <w:r w:rsidRPr="007F5590">
              <w:rPr>
                <w:rFonts w:ascii="Source Sans Pro" w:hAnsi="Source Sans Pro"/>
                <w:color w:val="000000" w:themeColor="text1"/>
                <w:sz w:val="22"/>
                <w:szCs w:val="22"/>
              </w:rPr>
              <w:t xml:space="preserve">Lisa </w:t>
            </w:r>
            <w:proofErr w:type="spellStart"/>
            <w:r w:rsidRPr="007F5590">
              <w:rPr>
                <w:rFonts w:ascii="Source Sans Pro" w:hAnsi="Source Sans Pro"/>
                <w:color w:val="000000" w:themeColor="text1"/>
                <w:sz w:val="22"/>
                <w:szCs w:val="22"/>
              </w:rPr>
              <w:t>Wuest</w:t>
            </w:r>
            <w:proofErr w:type="spellEnd"/>
            <w:r w:rsidR="000C12C0">
              <w:rPr>
                <w:rFonts w:ascii="Source Sans Pro" w:hAnsi="Source Sans Pro"/>
                <w:color w:val="000000" w:themeColor="text1"/>
                <w:sz w:val="22"/>
                <w:szCs w:val="22"/>
              </w:rPr>
              <w:t>, Dr. Uta Froeschl</w:t>
            </w:r>
          </w:p>
        </w:tc>
      </w:tr>
      <w:tr w:rsidR="003E7FDD" w:rsidRPr="00155805" w14:paraId="31190C5D" w14:textId="77777777" w:rsidTr="0B854D43">
        <w:trPr>
          <w:trHeight w:hRule="exact" w:val="385"/>
        </w:trPr>
        <w:tc>
          <w:tcPr>
            <w:tcW w:w="2386" w:type="dxa"/>
            <w:tcBorders>
              <w:left w:val="single" w:sz="4" w:space="0" w:color="auto"/>
            </w:tcBorders>
            <w:shd w:val="clear" w:color="auto" w:fill="auto"/>
            <w:vAlign w:val="center"/>
          </w:tcPr>
          <w:p w14:paraId="139B8FD3" w14:textId="77777777" w:rsidR="003E7FDD" w:rsidRPr="007F5590" w:rsidRDefault="003E7FDD" w:rsidP="00867085">
            <w:pPr>
              <w:jc w:val="both"/>
              <w:rPr>
                <w:rFonts w:ascii="Source Sans Pro" w:hAnsi="Source Sans Pro"/>
                <w:b/>
                <w:color w:val="000000" w:themeColor="text1"/>
                <w:sz w:val="22"/>
                <w:szCs w:val="22"/>
              </w:rPr>
            </w:pPr>
            <w:r w:rsidRPr="007F5590">
              <w:rPr>
                <w:rFonts w:ascii="Source Sans Pro" w:hAnsi="Source Sans Pro"/>
                <w:b/>
                <w:color w:val="000000" w:themeColor="text1"/>
                <w:sz w:val="22"/>
                <w:szCs w:val="22"/>
              </w:rPr>
              <w:t>COUNTRY:</w:t>
            </w:r>
          </w:p>
        </w:tc>
        <w:tc>
          <w:tcPr>
            <w:tcW w:w="2255" w:type="dxa"/>
            <w:shd w:val="clear" w:color="auto" w:fill="auto"/>
            <w:vAlign w:val="center"/>
          </w:tcPr>
          <w:p w14:paraId="51E95683" w14:textId="41AB6CC8" w:rsidR="003E7FDD" w:rsidRPr="007F5590" w:rsidRDefault="00B918BA" w:rsidP="00B11BAB">
            <w:pPr>
              <w:ind w:left="-79"/>
              <w:jc w:val="both"/>
              <w:rPr>
                <w:rFonts w:ascii="Source Sans Pro" w:hAnsi="Source Sans Pro"/>
                <w:color w:val="000000" w:themeColor="text1"/>
                <w:sz w:val="22"/>
                <w:szCs w:val="22"/>
              </w:rPr>
            </w:pPr>
            <w:r w:rsidRPr="007F5590">
              <w:rPr>
                <w:rFonts w:ascii="Source Sans Pro" w:hAnsi="Source Sans Pro"/>
                <w:color w:val="000000" w:themeColor="text1"/>
                <w:sz w:val="22"/>
                <w:szCs w:val="22"/>
              </w:rPr>
              <w:t>Zambia</w:t>
            </w:r>
          </w:p>
        </w:tc>
        <w:tc>
          <w:tcPr>
            <w:tcW w:w="1965" w:type="dxa"/>
            <w:shd w:val="clear" w:color="auto" w:fill="auto"/>
            <w:vAlign w:val="center"/>
          </w:tcPr>
          <w:p w14:paraId="7FA8B6A7" w14:textId="77777777" w:rsidR="003E7FDD" w:rsidRPr="007F5590" w:rsidRDefault="003E7FDD" w:rsidP="00B11BAB">
            <w:pPr>
              <w:rPr>
                <w:rFonts w:ascii="Source Sans Pro" w:hAnsi="Source Sans Pro"/>
                <w:b/>
                <w:color w:val="000000" w:themeColor="text1"/>
                <w:sz w:val="22"/>
                <w:szCs w:val="22"/>
              </w:rPr>
            </w:pPr>
            <w:r w:rsidRPr="007F5590">
              <w:rPr>
                <w:rFonts w:ascii="Source Sans Pro" w:hAnsi="Source Sans Pro"/>
                <w:b/>
                <w:color w:val="000000" w:themeColor="text1"/>
                <w:sz w:val="22"/>
                <w:szCs w:val="22"/>
              </w:rPr>
              <w:t>PROJECT NO:</w:t>
            </w:r>
          </w:p>
        </w:tc>
        <w:tc>
          <w:tcPr>
            <w:tcW w:w="3377" w:type="dxa"/>
            <w:tcBorders>
              <w:right w:val="single" w:sz="4" w:space="0" w:color="auto"/>
            </w:tcBorders>
            <w:shd w:val="clear" w:color="auto" w:fill="auto"/>
            <w:vAlign w:val="center"/>
          </w:tcPr>
          <w:p w14:paraId="0674276C" w14:textId="04FC8639" w:rsidR="003E7FDD" w:rsidRPr="00F10476" w:rsidRDefault="00B918BA" w:rsidP="00867085">
            <w:pPr>
              <w:jc w:val="both"/>
              <w:rPr>
                <w:rFonts w:ascii="Source Sans Pro" w:hAnsi="Source Sans Pro"/>
                <w:color w:val="000000" w:themeColor="text1"/>
                <w:sz w:val="22"/>
                <w:szCs w:val="22"/>
                <w:lang w:val="de-DE"/>
              </w:rPr>
            </w:pPr>
            <w:r w:rsidRPr="00F10476">
              <w:rPr>
                <w:rFonts w:ascii="Source Sans Pro" w:hAnsi="Source Sans Pro"/>
                <w:color w:val="000000" w:themeColor="text1"/>
                <w:sz w:val="22"/>
                <w:szCs w:val="22"/>
                <w:lang w:val="de-DE"/>
              </w:rPr>
              <w:t>P3851-BMZ-MYP</w:t>
            </w:r>
            <w:r w:rsidR="00CA55D4" w:rsidRPr="00F10476">
              <w:rPr>
                <w:rFonts w:ascii="Source Sans Pro" w:hAnsi="Source Sans Pro"/>
                <w:color w:val="000000" w:themeColor="text1"/>
                <w:sz w:val="22"/>
                <w:szCs w:val="22"/>
                <w:lang w:val="de-DE"/>
              </w:rPr>
              <w:t>, 4218-BMZ-MYP</w:t>
            </w:r>
          </w:p>
        </w:tc>
      </w:tr>
      <w:tr w:rsidR="00F622F3" w:rsidRPr="00922983" w14:paraId="28229A42" w14:textId="77777777" w:rsidTr="0B854D43">
        <w:trPr>
          <w:trHeight w:hRule="exact" w:val="604"/>
        </w:trPr>
        <w:tc>
          <w:tcPr>
            <w:tcW w:w="2386" w:type="dxa"/>
            <w:tcBorders>
              <w:left w:val="single" w:sz="4" w:space="0" w:color="auto"/>
            </w:tcBorders>
            <w:shd w:val="clear" w:color="auto" w:fill="auto"/>
            <w:vAlign w:val="center"/>
          </w:tcPr>
          <w:p w14:paraId="28FC131E" w14:textId="5D1DBFAE" w:rsidR="00F622F3" w:rsidRPr="007F5590" w:rsidRDefault="00F622F3" w:rsidP="00867085">
            <w:pPr>
              <w:jc w:val="both"/>
              <w:rPr>
                <w:rFonts w:ascii="Source Sans Pro" w:hAnsi="Source Sans Pro"/>
                <w:color w:val="000000" w:themeColor="text1"/>
                <w:sz w:val="22"/>
                <w:szCs w:val="22"/>
              </w:rPr>
            </w:pPr>
            <w:r w:rsidRPr="007F5590">
              <w:rPr>
                <w:rFonts w:ascii="Source Sans Pro" w:hAnsi="Source Sans Pro"/>
                <w:b/>
                <w:color w:val="000000" w:themeColor="text1"/>
                <w:sz w:val="22"/>
                <w:szCs w:val="22"/>
              </w:rPr>
              <w:t>PARTNERS:</w:t>
            </w:r>
          </w:p>
        </w:tc>
        <w:tc>
          <w:tcPr>
            <w:tcW w:w="7598" w:type="dxa"/>
            <w:gridSpan w:val="3"/>
            <w:tcBorders>
              <w:right w:val="single" w:sz="4" w:space="0" w:color="auto"/>
            </w:tcBorders>
            <w:shd w:val="clear" w:color="auto" w:fill="auto"/>
            <w:vAlign w:val="center"/>
          </w:tcPr>
          <w:p w14:paraId="07BD5086" w14:textId="31F4D555" w:rsidR="00F622F3" w:rsidRPr="007F5590" w:rsidRDefault="00F622F3" w:rsidP="00B11BAB">
            <w:pPr>
              <w:ind w:left="-79"/>
              <w:jc w:val="both"/>
              <w:rPr>
                <w:rFonts w:ascii="Source Sans Pro" w:hAnsi="Source Sans Pro"/>
                <w:color w:val="000000" w:themeColor="text1"/>
                <w:sz w:val="22"/>
                <w:szCs w:val="22"/>
              </w:rPr>
            </w:pPr>
            <w:r w:rsidRPr="007F5590">
              <w:rPr>
                <w:rFonts w:ascii="Source Sans Pro" w:hAnsi="Source Sans Pro"/>
                <w:color w:val="000000" w:themeColor="text1"/>
                <w:sz w:val="22"/>
                <w:szCs w:val="22"/>
              </w:rPr>
              <w:t>Beit Cure Hospital</w:t>
            </w:r>
            <w:r w:rsidR="00152923">
              <w:rPr>
                <w:rFonts w:ascii="Source Sans Pro" w:hAnsi="Source Sans Pro"/>
                <w:color w:val="000000" w:themeColor="text1"/>
                <w:sz w:val="22"/>
                <w:szCs w:val="22"/>
              </w:rPr>
              <w:t xml:space="preserve"> (BCH)</w:t>
            </w:r>
          </w:p>
          <w:p w14:paraId="64F10569" w14:textId="5170CBF5" w:rsidR="00F622F3" w:rsidRPr="007F5590" w:rsidRDefault="00F622F3" w:rsidP="00A51752">
            <w:pPr>
              <w:ind w:left="-79"/>
              <w:rPr>
                <w:rFonts w:ascii="Source Sans Pro" w:hAnsi="Source Sans Pro"/>
                <w:color w:val="000000" w:themeColor="text1"/>
                <w:sz w:val="22"/>
                <w:szCs w:val="22"/>
              </w:rPr>
            </w:pPr>
            <w:r w:rsidRPr="007F5590">
              <w:rPr>
                <w:rFonts w:ascii="Source Sans Pro" w:hAnsi="Source Sans Pro"/>
                <w:color w:val="000000" w:themeColor="text1"/>
                <w:sz w:val="22"/>
                <w:szCs w:val="22"/>
              </w:rPr>
              <w:t>Cheshire Homes Society of Zambia</w:t>
            </w:r>
            <w:r w:rsidR="00152923">
              <w:rPr>
                <w:rFonts w:ascii="Source Sans Pro" w:hAnsi="Source Sans Pro"/>
                <w:color w:val="000000" w:themeColor="text1"/>
                <w:sz w:val="22"/>
                <w:szCs w:val="22"/>
              </w:rPr>
              <w:t xml:space="preserve"> (CHSZ)</w:t>
            </w:r>
          </w:p>
          <w:p w14:paraId="74BD95A4" w14:textId="31DDDC99" w:rsidR="00F622F3" w:rsidRPr="007F5590" w:rsidRDefault="00F622F3" w:rsidP="00867085">
            <w:pPr>
              <w:jc w:val="both"/>
              <w:rPr>
                <w:rFonts w:ascii="Source Sans Pro" w:hAnsi="Source Sans Pro"/>
                <w:color w:val="000000" w:themeColor="text1"/>
                <w:sz w:val="22"/>
                <w:szCs w:val="22"/>
              </w:rPr>
            </w:pPr>
          </w:p>
        </w:tc>
      </w:tr>
      <w:tr w:rsidR="00F622F3" w:rsidRPr="00922983" w14:paraId="136884CE" w14:textId="77777777" w:rsidTr="0B854D43">
        <w:trPr>
          <w:trHeight w:hRule="exact" w:val="822"/>
        </w:trPr>
        <w:tc>
          <w:tcPr>
            <w:tcW w:w="2386" w:type="dxa"/>
            <w:tcBorders>
              <w:left w:val="single" w:sz="4" w:space="0" w:color="auto"/>
            </w:tcBorders>
            <w:shd w:val="clear" w:color="auto" w:fill="auto"/>
            <w:vAlign w:val="center"/>
          </w:tcPr>
          <w:p w14:paraId="52849C2F" w14:textId="77777777" w:rsidR="00F622F3" w:rsidRPr="007F5590" w:rsidRDefault="00F622F3" w:rsidP="00867085">
            <w:pPr>
              <w:jc w:val="both"/>
              <w:rPr>
                <w:rFonts w:ascii="Source Sans Pro" w:hAnsi="Source Sans Pro"/>
                <w:b/>
                <w:color w:val="000000" w:themeColor="text1"/>
                <w:sz w:val="22"/>
                <w:szCs w:val="22"/>
              </w:rPr>
            </w:pPr>
            <w:r w:rsidRPr="007F5590">
              <w:rPr>
                <w:rFonts w:ascii="Source Sans Pro" w:hAnsi="Source Sans Pro"/>
                <w:b/>
                <w:color w:val="000000" w:themeColor="text1"/>
                <w:sz w:val="22"/>
                <w:szCs w:val="22"/>
              </w:rPr>
              <w:t>PROJECT:</w:t>
            </w:r>
          </w:p>
        </w:tc>
        <w:tc>
          <w:tcPr>
            <w:tcW w:w="7598" w:type="dxa"/>
            <w:gridSpan w:val="3"/>
            <w:tcBorders>
              <w:right w:val="single" w:sz="4" w:space="0" w:color="auto"/>
            </w:tcBorders>
            <w:shd w:val="clear" w:color="auto" w:fill="auto"/>
            <w:vAlign w:val="center"/>
          </w:tcPr>
          <w:p w14:paraId="21BA158F" w14:textId="6B39F65F" w:rsidR="00A62FE7" w:rsidRPr="007F5590" w:rsidRDefault="00BE4B2F" w:rsidP="00867085">
            <w:pPr>
              <w:contextualSpacing/>
              <w:jc w:val="both"/>
              <w:rPr>
                <w:rFonts w:ascii="Source Sans Pro" w:hAnsi="Source Sans Pro"/>
                <w:color w:val="000000" w:themeColor="text1"/>
                <w:sz w:val="22"/>
                <w:szCs w:val="22"/>
              </w:rPr>
            </w:pPr>
            <w:r w:rsidRPr="007F5590">
              <w:rPr>
                <w:rFonts w:ascii="Source Sans Pro" w:hAnsi="Source Sans Pro"/>
                <w:color w:val="000000" w:themeColor="text1"/>
                <w:sz w:val="22"/>
                <w:szCs w:val="22"/>
              </w:rPr>
              <w:t>Strengthening</w:t>
            </w:r>
            <w:r w:rsidR="00A62FE7" w:rsidRPr="007F5590">
              <w:rPr>
                <w:rFonts w:ascii="Source Sans Pro" w:hAnsi="Source Sans Pro"/>
                <w:color w:val="000000" w:themeColor="text1"/>
                <w:sz w:val="22"/>
                <w:szCs w:val="22"/>
              </w:rPr>
              <w:t xml:space="preserve"> the audiological and ENT services in Zambia</w:t>
            </w:r>
            <w:r w:rsidR="00152923">
              <w:rPr>
                <w:rFonts w:ascii="Source Sans Pro" w:hAnsi="Source Sans Pro"/>
                <w:color w:val="000000" w:themeColor="text1"/>
                <w:sz w:val="22"/>
                <w:szCs w:val="22"/>
              </w:rPr>
              <w:t xml:space="preserve"> (P3851-BMZ-MYP)</w:t>
            </w:r>
          </w:p>
          <w:p w14:paraId="7148DD8E" w14:textId="7AE26320" w:rsidR="00ED7014" w:rsidRPr="007F5590" w:rsidRDefault="00AF74F6" w:rsidP="00867085">
            <w:pPr>
              <w:contextualSpacing/>
              <w:jc w:val="both"/>
              <w:rPr>
                <w:rFonts w:ascii="Source Sans Pro" w:hAnsi="Source Sans Pro"/>
                <w:color w:val="000000" w:themeColor="text1"/>
                <w:sz w:val="22"/>
                <w:szCs w:val="22"/>
              </w:rPr>
            </w:pPr>
            <w:r w:rsidRPr="007F5590">
              <w:rPr>
                <w:rFonts w:ascii="Source Sans Pro" w:hAnsi="Source Sans Pro"/>
                <w:color w:val="000000" w:themeColor="text1"/>
                <w:sz w:val="22"/>
                <w:szCs w:val="22"/>
              </w:rPr>
              <w:t>Inclusion of children with neurodevelopmental disabilities</w:t>
            </w:r>
            <w:r w:rsidR="00152923">
              <w:rPr>
                <w:rFonts w:ascii="Source Sans Pro" w:hAnsi="Source Sans Pro"/>
                <w:color w:val="000000" w:themeColor="text1"/>
                <w:sz w:val="22"/>
                <w:szCs w:val="22"/>
              </w:rPr>
              <w:t xml:space="preserve"> (P4218-BMZ-MYP)</w:t>
            </w:r>
          </w:p>
        </w:tc>
      </w:tr>
      <w:tr w:rsidR="00B11BAB" w:rsidRPr="00922983" w14:paraId="3A3250BC" w14:textId="77777777" w:rsidTr="0B854D43">
        <w:trPr>
          <w:trHeight w:hRule="exact" w:val="385"/>
        </w:trPr>
        <w:tc>
          <w:tcPr>
            <w:tcW w:w="2386" w:type="dxa"/>
            <w:tcBorders>
              <w:left w:val="single" w:sz="4" w:space="0" w:color="auto"/>
            </w:tcBorders>
            <w:vAlign w:val="center"/>
          </w:tcPr>
          <w:p w14:paraId="130D762B" w14:textId="77777777" w:rsidR="00B11BAB" w:rsidRPr="00922983" w:rsidRDefault="00B11BAB" w:rsidP="00B11BAB">
            <w:pPr>
              <w:rPr>
                <w:rFonts w:ascii="Source Sans Pro" w:hAnsi="Source Sans Pro"/>
                <w:b/>
                <w:color w:val="000000" w:themeColor="text1"/>
                <w:sz w:val="22"/>
                <w:szCs w:val="22"/>
              </w:rPr>
            </w:pPr>
            <w:r w:rsidRPr="00922983">
              <w:rPr>
                <w:rFonts w:ascii="Source Sans Pro" w:hAnsi="Source Sans Pro"/>
                <w:b/>
                <w:color w:val="000000" w:themeColor="text1"/>
                <w:sz w:val="22"/>
                <w:szCs w:val="22"/>
              </w:rPr>
              <w:t>DATE OF VISIT:</w:t>
            </w:r>
          </w:p>
        </w:tc>
        <w:tc>
          <w:tcPr>
            <w:tcW w:w="7598" w:type="dxa"/>
            <w:gridSpan w:val="3"/>
            <w:tcBorders>
              <w:right w:val="single" w:sz="4" w:space="0" w:color="auto"/>
            </w:tcBorders>
            <w:vAlign w:val="center"/>
          </w:tcPr>
          <w:p w14:paraId="067B1070" w14:textId="63CAEDC5" w:rsidR="00B11BAB" w:rsidRPr="00922983" w:rsidRDefault="007F5590" w:rsidP="00B11BAB">
            <w:pPr>
              <w:jc w:val="both"/>
              <w:rPr>
                <w:rFonts w:ascii="Source Sans Pro" w:hAnsi="Source Sans Pro"/>
                <w:color w:val="000000" w:themeColor="text1"/>
                <w:sz w:val="22"/>
                <w:szCs w:val="22"/>
                <w:shd w:val="clear" w:color="auto" w:fill="FFFF00"/>
              </w:rPr>
            </w:pPr>
            <w:r w:rsidRPr="00E04731">
              <w:rPr>
                <w:rFonts w:ascii="Source Sans Pro" w:hAnsi="Source Sans Pro"/>
                <w:color w:val="000000" w:themeColor="text1"/>
                <w:sz w:val="22"/>
                <w:szCs w:val="22"/>
              </w:rPr>
              <w:t>15.11.2021 – 19.11.2021</w:t>
            </w:r>
          </w:p>
        </w:tc>
      </w:tr>
      <w:tr w:rsidR="008C5296" w:rsidRPr="00922983" w14:paraId="7E9CB47E" w14:textId="77777777" w:rsidTr="0B854D43">
        <w:trPr>
          <w:trHeight w:hRule="exact" w:val="2791"/>
        </w:trPr>
        <w:tc>
          <w:tcPr>
            <w:tcW w:w="2386" w:type="dxa"/>
            <w:tcBorders>
              <w:left w:val="single" w:sz="4" w:space="0" w:color="auto"/>
            </w:tcBorders>
            <w:vAlign w:val="center"/>
          </w:tcPr>
          <w:p w14:paraId="3750110B" w14:textId="77777777" w:rsidR="008C5296" w:rsidRPr="00922983" w:rsidRDefault="008C5296" w:rsidP="008C5296">
            <w:pPr>
              <w:rPr>
                <w:rFonts w:ascii="Source Sans Pro" w:hAnsi="Source Sans Pro"/>
                <w:b/>
                <w:color w:val="000000" w:themeColor="text1"/>
                <w:sz w:val="22"/>
                <w:szCs w:val="22"/>
              </w:rPr>
            </w:pPr>
            <w:r w:rsidRPr="00922983">
              <w:rPr>
                <w:rFonts w:ascii="Source Sans Pro" w:hAnsi="Source Sans Pro"/>
                <w:b/>
                <w:color w:val="000000" w:themeColor="text1"/>
                <w:sz w:val="22"/>
                <w:szCs w:val="22"/>
              </w:rPr>
              <w:t>REASON FOR VISIT:</w:t>
            </w:r>
          </w:p>
        </w:tc>
        <w:tc>
          <w:tcPr>
            <w:tcW w:w="7598" w:type="dxa"/>
            <w:gridSpan w:val="3"/>
            <w:tcBorders>
              <w:right w:val="single" w:sz="4" w:space="0" w:color="auto"/>
            </w:tcBorders>
            <w:shd w:val="clear" w:color="auto" w:fill="auto"/>
            <w:vAlign w:val="center"/>
          </w:tcPr>
          <w:p w14:paraId="7BDBC712" w14:textId="6DE2AC74" w:rsidR="002C54DC" w:rsidRPr="00361268" w:rsidRDefault="002C54DC" w:rsidP="00996233">
            <w:pPr>
              <w:pStyle w:val="Listenabsatz"/>
              <w:numPr>
                <w:ilvl w:val="0"/>
                <w:numId w:val="2"/>
              </w:numPr>
              <w:ind w:left="318" w:hanging="283"/>
              <w:jc w:val="both"/>
              <w:rPr>
                <w:rFonts w:ascii="Source Sans Pro" w:hAnsi="Source Sans Pro"/>
                <w:color w:val="000000" w:themeColor="text1"/>
                <w:sz w:val="22"/>
                <w:szCs w:val="22"/>
              </w:rPr>
            </w:pPr>
            <w:r w:rsidRPr="00361268">
              <w:rPr>
                <w:rFonts w:ascii="Source Sans Pro" w:hAnsi="Source Sans Pro"/>
                <w:color w:val="000000" w:themeColor="text1"/>
                <w:sz w:val="22"/>
                <w:szCs w:val="22"/>
              </w:rPr>
              <w:t>Monitor project activities of P3851 and discuss challenges</w:t>
            </w:r>
          </w:p>
          <w:p w14:paraId="2F7DD63A" w14:textId="2B5FE717" w:rsidR="006A4657" w:rsidRPr="00361268" w:rsidRDefault="006A4657" w:rsidP="00996233">
            <w:pPr>
              <w:pStyle w:val="Listenabsatz"/>
              <w:numPr>
                <w:ilvl w:val="0"/>
                <w:numId w:val="2"/>
              </w:numPr>
              <w:ind w:left="318" w:hanging="283"/>
              <w:jc w:val="both"/>
              <w:rPr>
                <w:rFonts w:ascii="Source Sans Pro" w:hAnsi="Source Sans Pro"/>
                <w:color w:val="000000" w:themeColor="text1"/>
                <w:sz w:val="22"/>
                <w:szCs w:val="22"/>
              </w:rPr>
            </w:pPr>
            <w:r w:rsidRPr="00361268">
              <w:rPr>
                <w:rFonts w:ascii="Source Sans Pro" w:hAnsi="Source Sans Pro"/>
                <w:color w:val="000000" w:themeColor="text1"/>
                <w:sz w:val="22"/>
                <w:szCs w:val="22"/>
              </w:rPr>
              <w:t>Ensure that implementation of P3851 is according to CBM and BMZ and requirements</w:t>
            </w:r>
          </w:p>
          <w:p w14:paraId="10A729BE" w14:textId="7193DB6A" w:rsidR="00CA2938" w:rsidRPr="00361268" w:rsidRDefault="00430D13" w:rsidP="00996233">
            <w:pPr>
              <w:pStyle w:val="Listenabsatz"/>
              <w:numPr>
                <w:ilvl w:val="0"/>
                <w:numId w:val="2"/>
              </w:numPr>
              <w:ind w:left="318" w:hanging="283"/>
              <w:jc w:val="both"/>
              <w:rPr>
                <w:rFonts w:ascii="Source Sans Pro" w:hAnsi="Source Sans Pro"/>
                <w:color w:val="000000" w:themeColor="text1"/>
                <w:sz w:val="22"/>
                <w:szCs w:val="22"/>
              </w:rPr>
            </w:pPr>
            <w:r w:rsidRPr="00361268">
              <w:rPr>
                <w:rFonts w:ascii="Source Sans Pro" w:hAnsi="Source Sans Pro"/>
                <w:color w:val="000000" w:themeColor="text1"/>
                <w:sz w:val="22"/>
                <w:szCs w:val="22"/>
              </w:rPr>
              <w:t>Discussion of potential scale up ENT project</w:t>
            </w:r>
          </w:p>
          <w:p w14:paraId="77F90BE0" w14:textId="488CE8DF" w:rsidR="007B717E" w:rsidRPr="00361268" w:rsidRDefault="007B717E" w:rsidP="00996233">
            <w:pPr>
              <w:pStyle w:val="Listenabsatz"/>
              <w:numPr>
                <w:ilvl w:val="0"/>
                <w:numId w:val="2"/>
              </w:numPr>
              <w:ind w:left="318" w:hanging="283"/>
              <w:jc w:val="both"/>
              <w:rPr>
                <w:rFonts w:ascii="Source Sans Pro" w:hAnsi="Source Sans Pro"/>
                <w:color w:val="000000" w:themeColor="text1"/>
                <w:sz w:val="22"/>
                <w:szCs w:val="22"/>
              </w:rPr>
            </w:pPr>
            <w:r w:rsidRPr="00361268">
              <w:rPr>
                <w:rFonts w:ascii="Source Sans Pro" w:hAnsi="Source Sans Pro"/>
                <w:color w:val="000000" w:themeColor="text1"/>
                <w:sz w:val="22"/>
                <w:szCs w:val="22"/>
              </w:rPr>
              <w:t>Clarification of requirements for final BMZ report for P3851</w:t>
            </w:r>
          </w:p>
          <w:p w14:paraId="57E1038D" w14:textId="77777777" w:rsidR="00152923" w:rsidRPr="00361268" w:rsidRDefault="00152923" w:rsidP="0008699E">
            <w:pPr>
              <w:pStyle w:val="Listenabsatz"/>
              <w:ind w:left="318"/>
              <w:jc w:val="both"/>
              <w:rPr>
                <w:rFonts w:ascii="Source Sans Pro" w:hAnsi="Source Sans Pro"/>
                <w:color w:val="000000" w:themeColor="text1"/>
                <w:sz w:val="22"/>
                <w:szCs w:val="22"/>
              </w:rPr>
            </w:pPr>
          </w:p>
          <w:p w14:paraId="124BA254" w14:textId="4676DB1D" w:rsidR="00677A6A" w:rsidRPr="00361268" w:rsidRDefault="00677A6A" w:rsidP="00996233">
            <w:pPr>
              <w:pStyle w:val="Listenabsatz"/>
              <w:numPr>
                <w:ilvl w:val="0"/>
                <w:numId w:val="2"/>
              </w:numPr>
              <w:ind w:left="318" w:hanging="283"/>
              <w:jc w:val="both"/>
              <w:rPr>
                <w:rFonts w:ascii="Source Sans Pro" w:hAnsi="Source Sans Pro"/>
                <w:color w:val="000000" w:themeColor="text1"/>
                <w:sz w:val="22"/>
                <w:szCs w:val="22"/>
              </w:rPr>
            </w:pPr>
            <w:r w:rsidRPr="00361268">
              <w:rPr>
                <w:rFonts w:ascii="Source Sans Pro" w:hAnsi="Source Sans Pro"/>
                <w:color w:val="000000" w:themeColor="text1"/>
                <w:sz w:val="22"/>
                <w:szCs w:val="22"/>
              </w:rPr>
              <w:t xml:space="preserve">Clarification of roles, </w:t>
            </w:r>
            <w:proofErr w:type="gramStart"/>
            <w:r w:rsidRPr="00361268">
              <w:rPr>
                <w:rFonts w:ascii="Source Sans Pro" w:hAnsi="Source Sans Pro"/>
                <w:color w:val="000000" w:themeColor="text1"/>
                <w:sz w:val="22"/>
                <w:szCs w:val="22"/>
              </w:rPr>
              <w:t>responsibilities</w:t>
            </w:r>
            <w:proofErr w:type="gramEnd"/>
            <w:r w:rsidRPr="00361268">
              <w:rPr>
                <w:rFonts w:ascii="Source Sans Pro" w:hAnsi="Source Sans Pro"/>
                <w:color w:val="000000" w:themeColor="text1"/>
                <w:sz w:val="22"/>
                <w:szCs w:val="22"/>
              </w:rPr>
              <w:t xml:space="preserve"> and communication lines in implementation of P4218</w:t>
            </w:r>
          </w:p>
          <w:p w14:paraId="55B1CB32" w14:textId="7985EA44" w:rsidR="009830AE" w:rsidRPr="00361268" w:rsidRDefault="009830AE" w:rsidP="00996233">
            <w:pPr>
              <w:pStyle w:val="Listenabsatz"/>
              <w:numPr>
                <w:ilvl w:val="0"/>
                <w:numId w:val="2"/>
              </w:numPr>
              <w:ind w:left="318" w:hanging="283"/>
              <w:jc w:val="both"/>
              <w:rPr>
                <w:rFonts w:ascii="Source Sans Pro" w:hAnsi="Source Sans Pro"/>
                <w:color w:val="000000" w:themeColor="text1"/>
                <w:sz w:val="22"/>
                <w:szCs w:val="22"/>
              </w:rPr>
            </w:pPr>
            <w:proofErr w:type="spellStart"/>
            <w:r w:rsidRPr="00361268">
              <w:rPr>
                <w:rFonts w:ascii="Source Sans Pro" w:hAnsi="Source Sans Pro"/>
                <w:color w:val="000000" w:themeColor="text1"/>
                <w:sz w:val="22"/>
                <w:szCs w:val="22"/>
              </w:rPr>
              <w:t>Finalise</w:t>
            </w:r>
            <w:proofErr w:type="spellEnd"/>
            <w:r w:rsidRPr="00361268">
              <w:rPr>
                <w:rFonts w:ascii="Source Sans Pro" w:hAnsi="Source Sans Pro"/>
                <w:color w:val="000000" w:themeColor="text1"/>
                <w:sz w:val="22"/>
                <w:szCs w:val="22"/>
              </w:rPr>
              <w:t xml:space="preserve"> set up of P4218 and discuss strategic planning of project activities for 2021/2022</w:t>
            </w:r>
          </w:p>
          <w:p w14:paraId="4C76A4CA" w14:textId="3A6004DB" w:rsidR="007B717E" w:rsidRPr="00922983" w:rsidRDefault="007B717E" w:rsidP="00867085">
            <w:pPr>
              <w:jc w:val="both"/>
              <w:rPr>
                <w:rFonts w:ascii="Source Sans Pro" w:hAnsi="Source Sans Pro"/>
                <w:color w:val="000000" w:themeColor="text1"/>
                <w:sz w:val="22"/>
                <w:szCs w:val="22"/>
                <w:shd w:val="clear" w:color="auto" w:fill="FFFF00"/>
              </w:rPr>
            </w:pPr>
          </w:p>
        </w:tc>
      </w:tr>
      <w:tr w:rsidR="008C5296" w:rsidRPr="002167B2" w14:paraId="44F34666" w14:textId="77777777" w:rsidTr="0B854D43">
        <w:trPr>
          <w:trHeight w:hRule="exact" w:val="7058"/>
        </w:trPr>
        <w:tc>
          <w:tcPr>
            <w:tcW w:w="2386" w:type="dxa"/>
            <w:tcBorders>
              <w:left w:val="single" w:sz="4" w:space="0" w:color="auto"/>
              <w:bottom w:val="dashSmallGap" w:sz="4" w:space="0" w:color="FFFFFF" w:themeColor="background1"/>
            </w:tcBorders>
            <w:vAlign w:val="center"/>
          </w:tcPr>
          <w:p w14:paraId="5CC5412E" w14:textId="77777777" w:rsidR="008C5296" w:rsidRPr="00922983" w:rsidRDefault="008C5296" w:rsidP="008C5296">
            <w:pPr>
              <w:rPr>
                <w:rFonts w:ascii="Source Sans Pro" w:hAnsi="Source Sans Pro"/>
                <w:b/>
                <w:color w:val="000000" w:themeColor="text1"/>
                <w:sz w:val="22"/>
                <w:szCs w:val="22"/>
              </w:rPr>
            </w:pPr>
            <w:r w:rsidRPr="00922983">
              <w:rPr>
                <w:rFonts w:ascii="Source Sans Pro" w:hAnsi="Source Sans Pro"/>
                <w:b/>
                <w:color w:val="000000" w:themeColor="text1"/>
                <w:sz w:val="22"/>
                <w:szCs w:val="22"/>
              </w:rPr>
              <w:t>PRESENT IN DISCUSSION:</w:t>
            </w:r>
          </w:p>
          <w:p w14:paraId="166261D9" w14:textId="77777777" w:rsidR="008C5296" w:rsidRPr="00922983" w:rsidRDefault="008C5296" w:rsidP="008C5296">
            <w:pPr>
              <w:rPr>
                <w:rFonts w:ascii="Source Sans Pro" w:hAnsi="Source Sans Pro"/>
                <w:b/>
                <w:color w:val="000000" w:themeColor="text1"/>
                <w:sz w:val="22"/>
                <w:szCs w:val="22"/>
              </w:rPr>
            </w:pPr>
          </w:p>
        </w:tc>
        <w:tc>
          <w:tcPr>
            <w:tcW w:w="7598" w:type="dxa"/>
            <w:gridSpan w:val="3"/>
            <w:tcBorders>
              <w:bottom w:val="dashSmallGap" w:sz="4" w:space="0" w:color="FFFFFF" w:themeColor="background1"/>
              <w:right w:val="single" w:sz="4" w:space="0" w:color="auto"/>
            </w:tcBorders>
            <w:vAlign w:val="center"/>
          </w:tcPr>
          <w:p w14:paraId="64918461" w14:textId="2657C951" w:rsidR="00957FA2" w:rsidRPr="00361268" w:rsidRDefault="00957FA2" w:rsidP="00996233">
            <w:pPr>
              <w:pStyle w:val="Listenabsatz"/>
              <w:numPr>
                <w:ilvl w:val="0"/>
                <w:numId w:val="2"/>
              </w:numPr>
              <w:ind w:left="318" w:hanging="283"/>
              <w:jc w:val="both"/>
              <w:rPr>
                <w:rFonts w:ascii="Source Sans Pro" w:hAnsi="Source Sans Pro"/>
                <w:color w:val="000000" w:themeColor="text1"/>
                <w:sz w:val="22"/>
                <w:szCs w:val="22"/>
              </w:rPr>
            </w:pPr>
            <w:r w:rsidRPr="00361268">
              <w:rPr>
                <w:rFonts w:ascii="Source Sans Pro" w:hAnsi="Source Sans Pro"/>
                <w:color w:val="000000" w:themeColor="text1"/>
                <w:sz w:val="22"/>
                <w:szCs w:val="22"/>
              </w:rPr>
              <w:t xml:space="preserve">Dr. Rachel </w:t>
            </w:r>
            <w:proofErr w:type="spellStart"/>
            <w:r w:rsidRPr="00361268">
              <w:rPr>
                <w:rFonts w:ascii="Source Sans Pro" w:hAnsi="Source Sans Pro"/>
                <w:color w:val="000000" w:themeColor="text1"/>
                <w:sz w:val="22"/>
                <w:szCs w:val="22"/>
              </w:rPr>
              <w:t>Hapunda</w:t>
            </w:r>
            <w:proofErr w:type="spellEnd"/>
            <w:r w:rsidRPr="00361268">
              <w:rPr>
                <w:rFonts w:ascii="Source Sans Pro" w:hAnsi="Source Sans Pro"/>
                <w:color w:val="000000" w:themeColor="text1"/>
                <w:sz w:val="22"/>
                <w:szCs w:val="22"/>
              </w:rPr>
              <w:t xml:space="preserve">, National </w:t>
            </w:r>
            <w:r w:rsidR="000D79D4" w:rsidRPr="00361268">
              <w:rPr>
                <w:rFonts w:ascii="Source Sans Pro" w:hAnsi="Source Sans Pro"/>
                <w:color w:val="000000" w:themeColor="text1"/>
                <w:sz w:val="22"/>
                <w:szCs w:val="22"/>
              </w:rPr>
              <w:t>ENT Coordinator, Technical advice</w:t>
            </w:r>
          </w:p>
          <w:p w14:paraId="65DE3667" w14:textId="1ABB380A" w:rsidR="002D5D95" w:rsidRPr="00361268" w:rsidRDefault="002D5D95" w:rsidP="00996233">
            <w:pPr>
              <w:pStyle w:val="Listenabsatz"/>
              <w:numPr>
                <w:ilvl w:val="0"/>
                <w:numId w:val="2"/>
              </w:numPr>
              <w:ind w:left="318" w:hanging="283"/>
              <w:jc w:val="both"/>
              <w:rPr>
                <w:rFonts w:ascii="Source Sans Pro" w:hAnsi="Source Sans Pro"/>
                <w:color w:val="000000" w:themeColor="text1"/>
                <w:sz w:val="22"/>
                <w:szCs w:val="22"/>
              </w:rPr>
            </w:pPr>
            <w:r w:rsidRPr="00361268">
              <w:rPr>
                <w:rFonts w:ascii="Source Sans Pro" w:hAnsi="Source Sans Pro"/>
                <w:color w:val="000000" w:themeColor="text1"/>
                <w:sz w:val="22"/>
                <w:szCs w:val="22"/>
              </w:rPr>
              <w:t xml:space="preserve">Dr. Alex </w:t>
            </w:r>
            <w:proofErr w:type="spellStart"/>
            <w:r w:rsidRPr="00361268">
              <w:rPr>
                <w:rFonts w:ascii="Source Sans Pro" w:hAnsi="Source Sans Pro"/>
                <w:color w:val="000000" w:themeColor="text1"/>
                <w:sz w:val="22"/>
                <w:szCs w:val="22"/>
              </w:rPr>
              <w:t>Malambo</w:t>
            </w:r>
            <w:proofErr w:type="spellEnd"/>
            <w:r w:rsidRPr="00361268">
              <w:rPr>
                <w:rFonts w:ascii="Source Sans Pro" w:hAnsi="Source Sans Pro"/>
                <w:color w:val="000000" w:themeColor="text1"/>
                <w:sz w:val="22"/>
                <w:szCs w:val="22"/>
              </w:rPr>
              <w:t xml:space="preserve">, ENT surgeon, </w:t>
            </w:r>
            <w:proofErr w:type="gramStart"/>
            <w:r w:rsidRPr="00361268">
              <w:rPr>
                <w:rFonts w:ascii="Source Sans Pro" w:hAnsi="Source Sans Pro"/>
                <w:color w:val="000000" w:themeColor="text1"/>
                <w:sz w:val="22"/>
                <w:szCs w:val="22"/>
              </w:rPr>
              <w:t>Technical</w:t>
            </w:r>
            <w:proofErr w:type="gramEnd"/>
            <w:r w:rsidRPr="00361268">
              <w:rPr>
                <w:rFonts w:ascii="Source Sans Pro" w:hAnsi="Source Sans Pro"/>
                <w:color w:val="000000" w:themeColor="text1"/>
                <w:sz w:val="22"/>
                <w:szCs w:val="22"/>
              </w:rPr>
              <w:t xml:space="preserve"> advice</w:t>
            </w:r>
          </w:p>
          <w:p w14:paraId="4C637CF3" w14:textId="3A2C452B" w:rsidR="002167B2" w:rsidRPr="00361268" w:rsidRDefault="00313B75" w:rsidP="00996233">
            <w:pPr>
              <w:pStyle w:val="Listenabsatz"/>
              <w:numPr>
                <w:ilvl w:val="0"/>
                <w:numId w:val="2"/>
              </w:numPr>
              <w:ind w:left="318" w:hanging="283"/>
              <w:jc w:val="both"/>
              <w:rPr>
                <w:rFonts w:ascii="Source Sans Pro" w:hAnsi="Source Sans Pro"/>
                <w:color w:val="000000" w:themeColor="text1"/>
                <w:sz w:val="22"/>
                <w:szCs w:val="22"/>
              </w:rPr>
            </w:pPr>
            <w:r w:rsidRPr="00361268">
              <w:rPr>
                <w:rFonts w:ascii="Source Sans Pro" w:hAnsi="Source Sans Pro"/>
                <w:color w:val="000000" w:themeColor="text1"/>
                <w:sz w:val="22"/>
                <w:szCs w:val="22"/>
              </w:rPr>
              <w:t xml:space="preserve">Frida </w:t>
            </w:r>
            <w:proofErr w:type="spellStart"/>
            <w:r w:rsidRPr="00361268">
              <w:rPr>
                <w:rFonts w:ascii="Source Sans Pro" w:hAnsi="Source Sans Pro"/>
                <w:color w:val="000000" w:themeColor="text1"/>
                <w:sz w:val="22"/>
                <w:szCs w:val="22"/>
              </w:rPr>
              <w:t>Kabaso</w:t>
            </w:r>
            <w:proofErr w:type="spellEnd"/>
            <w:r w:rsidRPr="00361268">
              <w:rPr>
                <w:rFonts w:ascii="Source Sans Pro" w:hAnsi="Source Sans Pro"/>
                <w:color w:val="000000" w:themeColor="text1"/>
                <w:sz w:val="22"/>
                <w:szCs w:val="22"/>
              </w:rPr>
              <w:t xml:space="preserve"> Phiri, Executive Director BCH, </w:t>
            </w:r>
            <w:proofErr w:type="gramStart"/>
            <w:r w:rsidRPr="00361268">
              <w:rPr>
                <w:rFonts w:ascii="Source Sans Pro" w:hAnsi="Source Sans Pro"/>
                <w:color w:val="000000" w:themeColor="text1"/>
                <w:sz w:val="22"/>
                <w:szCs w:val="22"/>
              </w:rPr>
              <w:t>Leadership</w:t>
            </w:r>
            <w:proofErr w:type="gramEnd"/>
            <w:r w:rsidRPr="00361268">
              <w:rPr>
                <w:rFonts w:ascii="Source Sans Pro" w:hAnsi="Source Sans Pro"/>
                <w:color w:val="000000" w:themeColor="text1"/>
                <w:sz w:val="22"/>
                <w:szCs w:val="22"/>
              </w:rPr>
              <w:t xml:space="preserve"> and supervision of visit</w:t>
            </w:r>
          </w:p>
          <w:p w14:paraId="228068DD" w14:textId="048FFD80" w:rsidR="00313B75" w:rsidRPr="00361268" w:rsidRDefault="00313B75" w:rsidP="00996233">
            <w:pPr>
              <w:pStyle w:val="Listenabsatz"/>
              <w:numPr>
                <w:ilvl w:val="0"/>
                <w:numId w:val="2"/>
              </w:numPr>
              <w:ind w:left="318" w:hanging="283"/>
              <w:jc w:val="both"/>
              <w:rPr>
                <w:rFonts w:ascii="Source Sans Pro" w:hAnsi="Source Sans Pro"/>
                <w:color w:val="000000" w:themeColor="text1"/>
                <w:sz w:val="22"/>
                <w:szCs w:val="22"/>
              </w:rPr>
            </w:pPr>
            <w:r w:rsidRPr="00361268">
              <w:rPr>
                <w:rFonts w:ascii="Source Sans Pro" w:hAnsi="Source Sans Pro"/>
                <w:color w:val="000000" w:themeColor="text1"/>
                <w:sz w:val="22"/>
                <w:szCs w:val="22"/>
              </w:rPr>
              <w:t>Ste</w:t>
            </w:r>
            <w:r w:rsidR="00077BBC">
              <w:rPr>
                <w:rFonts w:ascii="Source Sans Pro" w:hAnsi="Source Sans Pro"/>
                <w:color w:val="000000" w:themeColor="text1"/>
                <w:sz w:val="22"/>
                <w:szCs w:val="22"/>
              </w:rPr>
              <w:t>v</w:t>
            </w:r>
            <w:r w:rsidRPr="00361268">
              <w:rPr>
                <w:rFonts w:ascii="Source Sans Pro" w:hAnsi="Source Sans Pro"/>
                <w:color w:val="000000" w:themeColor="text1"/>
                <w:sz w:val="22"/>
                <w:szCs w:val="22"/>
              </w:rPr>
              <w:t>en Chishimba</w:t>
            </w:r>
            <w:r w:rsidR="00125F63" w:rsidRPr="00361268">
              <w:rPr>
                <w:rFonts w:ascii="Source Sans Pro" w:hAnsi="Source Sans Pro"/>
                <w:color w:val="000000" w:themeColor="text1"/>
                <w:sz w:val="22"/>
                <w:szCs w:val="22"/>
              </w:rPr>
              <w:t>, Project Manager BCH, Guide and support the visit, information exchange/planning</w:t>
            </w:r>
          </w:p>
          <w:p w14:paraId="097EA48E" w14:textId="62E56DD8" w:rsidR="00D92B65" w:rsidRPr="00361268" w:rsidRDefault="00D92B65" w:rsidP="00996233">
            <w:pPr>
              <w:pStyle w:val="Listenabsatz"/>
              <w:numPr>
                <w:ilvl w:val="0"/>
                <w:numId w:val="2"/>
              </w:numPr>
              <w:ind w:left="318" w:hanging="283"/>
              <w:jc w:val="both"/>
              <w:rPr>
                <w:rFonts w:ascii="Source Sans Pro" w:hAnsi="Source Sans Pro"/>
                <w:color w:val="000000" w:themeColor="text1"/>
                <w:sz w:val="22"/>
                <w:szCs w:val="22"/>
              </w:rPr>
            </w:pPr>
            <w:proofErr w:type="spellStart"/>
            <w:r w:rsidRPr="00361268">
              <w:rPr>
                <w:rFonts w:ascii="Source Sans Pro" w:hAnsi="Source Sans Pro"/>
                <w:color w:val="000000" w:themeColor="text1"/>
                <w:sz w:val="22"/>
                <w:szCs w:val="22"/>
              </w:rPr>
              <w:t>Chota</w:t>
            </w:r>
            <w:proofErr w:type="spellEnd"/>
            <w:r w:rsidRPr="00361268">
              <w:rPr>
                <w:rFonts w:ascii="Source Sans Pro" w:hAnsi="Source Sans Pro"/>
                <w:color w:val="000000" w:themeColor="text1"/>
                <w:sz w:val="22"/>
                <w:szCs w:val="22"/>
              </w:rPr>
              <w:t xml:space="preserve"> Musonda, M&amp;E Expert BCH, Guide and support the visit, information exchange</w:t>
            </w:r>
          </w:p>
          <w:p w14:paraId="11BD6D45" w14:textId="275C494A" w:rsidR="00125F63" w:rsidRPr="00361268" w:rsidRDefault="00C84411" w:rsidP="00996233">
            <w:pPr>
              <w:pStyle w:val="Listenabsatz"/>
              <w:numPr>
                <w:ilvl w:val="0"/>
                <w:numId w:val="2"/>
              </w:numPr>
              <w:ind w:left="318" w:hanging="283"/>
              <w:jc w:val="both"/>
              <w:rPr>
                <w:rFonts w:ascii="Source Sans Pro" w:hAnsi="Source Sans Pro"/>
                <w:color w:val="000000" w:themeColor="text1"/>
                <w:sz w:val="22"/>
                <w:szCs w:val="22"/>
              </w:rPr>
            </w:pPr>
            <w:r w:rsidRPr="00361268">
              <w:rPr>
                <w:rFonts w:ascii="Source Sans Pro" w:hAnsi="Source Sans Pro"/>
                <w:color w:val="000000" w:themeColor="text1"/>
                <w:sz w:val="22"/>
                <w:szCs w:val="22"/>
              </w:rPr>
              <w:t>Catherine</w:t>
            </w:r>
            <w:r w:rsidR="00371C93" w:rsidRPr="00361268">
              <w:rPr>
                <w:rFonts w:ascii="Source Sans Pro" w:hAnsi="Source Sans Pro"/>
                <w:color w:val="000000" w:themeColor="text1"/>
                <w:sz w:val="22"/>
                <w:szCs w:val="22"/>
              </w:rPr>
              <w:t xml:space="preserve"> Malisawa, </w:t>
            </w:r>
            <w:r w:rsidR="00B77612" w:rsidRPr="00361268">
              <w:rPr>
                <w:rFonts w:ascii="Source Sans Pro" w:hAnsi="Source Sans Pro"/>
                <w:color w:val="000000" w:themeColor="text1"/>
                <w:sz w:val="22"/>
                <w:szCs w:val="22"/>
              </w:rPr>
              <w:t xml:space="preserve">Finance Head BCH, </w:t>
            </w:r>
            <w:proofErr w:type="gramStart"/>
            <w:r w:rsidR="00B77612" w:rsidRPr="00361268">
              <w:rPr>
                <w:rFonts w:ascii="Source Sans Pro" w:hAnsi="Source Sans Pro"/>
                <w:color w:val="000000" w:themeColor="text1"/>
                <w:sz w:val="22"/>
                <w:szCs w:val="22"/>
              </w:rPr>
              <w:t>Leadership</w:t>
            </w:r>
            <w:proofErr w:type="gramEnd"/>
            <w:r w:rsidR="00B77612" w:rsidRPr="00361268">
              <w:rPr>
                <w:rFonts w:ascii="Source Sans Pro" w:hAnsi="Source Sans Pro"/>
                <w:color w:val="000000" w:themeColor="text1"/>
                <w:sz w:val="22"/>
                <w:szCs w:val="22"/>
              </w:rPr>
              <w:t xml:space="preserve"> and supervision of visit</w:t>
            </w:r>
          </w:p>
          <w:p w14:paraId="686CBFBD" w14:textId="1329E716" w:rsidR="00C84411" w:rsidRPr="00361268" w:rsidRDefault="00C84411" w:rsidP="00996233">
            <w:pPr>
              <w:pStyle w:val="Listenabsatz"/>
              <w:numPr>
                <w:ilvl w:val="0"/>
                <w:numId w:val="2"/>
              </w:numPr>
              <w:ind w:left="318" w:hanging="283"/>
              <w:jc w:val="both"/>
              <w:rPr>
                <w:rFonts w:ascii="Source Sans Pro" w:hAnsi="Source Sans Pro"/>
                <w:color w:val="000000" w:themeColor="text1"/>
                <w:sz w:val="22"/>
                <w:szCs w:val="22"/>
              </w:rPr>
            </w:pPr>
            <w:r w:rsidRPr="00361268">
              <w:rPr>
                <w:rFonts w:ascii="Source Sans Pro" w:hAnsi="Source Sans Pro"/>
                <w:color w:val="000000" w:themeColor="text1"/>
                <w:sz w:val="22"/>
                <w:szCs w:val="22"/>
              </w:rPr>
              <w:t>Isaac</w:t>
            </w:r>
            <w:r w:rsidR="00B77612" w:rsidRPr="00361268">
              <w:rPr>
                <w:rFonts w:ascii="Source Sans Pro" w:hAnsi="Source Sans Pro"/>
                <w:color w:val="000000" w:themeColor="text1"/>
                <w:sz w:val="22"/>
                <w:szCs w:val="22"/>
              </w:rPr>
              <w:t xml:space="preserve"> </w:t>
            </w:r>
            <w:proofErr w:type="spellStart"/>
            <w:r w:rsidR="00B77612" w:rsidRPr="00361268">
              <w:rPr>
                <w:rFonts w:ascii="Source Sans Pro" w:hAnsi="Source Sans Pro"/>
                <w:color w:val="000000" w:themeColor="text1"/>
                <w:sz w:val="22"/>
                <w:szCs w:val="22"/>
              </w:rPr>
              <w:t>Simukonda</w:t>
            </w:r>
            <w:proofErr w:type="spellEnd"/>
            <w:r w:rsidR="00B77612" w:rsidRPr="00361268">
              <w:rPr>
                <w:rFonts w:ascii="Source Sans Pro" w:hAnsi="Source Sans Pro"/>
                <w:color w:val="000000" w:themeColor="text1"/>
                <w:sz w:val="22"/>
                <w:szCs w:val="22"/>
              </w:rPr>
              <w:t>, Finance Manager BCH, Guide and support the visit, information exchange</w:t>
            </w:r>
          </w:p>
          <w:p w14:paraId="73A4327E" w14:textId="77777777" w:rsidR="004A736C" w:rsidRPr="00361268" w:rsidRDefault="004A736C" w:rsidP="00361268">
            <w:pPr>
              <w:pStyle w:val="Listenabsatz"/>
              <w:ind w:left="318"/>
              <w:jc w:val="both"/>
              <w:rPr>
                <w:rFonts w:ascii="Source Sans Pro" w:hAnsi="Source Sans Pro"/>
                <w:color w:val="000000" w:themeColor="text1"/>
                <w:sz w:val="22"/>
                <w:szCs w:val="22"/>
              </w:rPr>
            </w:pPr>
          </w:p>
          <w:p w14:paraId="0030F38B" w14:textId="47929612" w:rsidR="004A736C" w:rsidRPr="00361268" w:rsidRDefault="00E2174D" w:rsidP="00996233">
            <w:pPr>
              <w:pStyle w:val="Listenabsatz"/>
              <w:numPr>
                <w:ilvl w:val="0"/>
                <w:numId w:val="2"/>
              </w:numPr>
              <w:ind w:left="318" w:hanging="283"/>
              <w:jc w:val="both"/>
              <w:rPr>
                <w:rFonts w:ascii="Source Sans Pro" w:hAnsi="Source Sans Pro"/>
                <w:color w:val="000000" w:themeColor="text1"/>
                <w:sz w:val="22"/>
                <w:szCs w:val="22"/>
              </w:rPr>
            </w:pPr>
            <w:r w:rsidRPr="00361268">
              <w:rPr>
                <w:rFonts w:ascii="Source Sans Pro" w:hAnsi="Source Sans Pro"/>
                <w:color w:val="000000" w:themeColor="text1"/>
                <w:sz w:val="22"/>
                <w:szCs w:val="22"/>
              </w:rPr>
              <w:t xml:space="preserve">Kamima Nguni, Executive Director CHSZ, </w:t>
            </w:r>
            <w:proofErr w:type="gramStart"/>
            <w:r w:rsidRPr="00361268">
              <w:rPr>
                <w:rFonts w:ascii="Source Sans Pro" w:hAnsi="Source Sans Pro"/>
                <w:color w:val="000000" w:themeColor="text1"/>
                <w:sz w:val="22"/>
                <w:szCs w:val="22"/>
              </w:rPr>
              <w:t>Leadership</w:t>
            </w:r>
            <w:proofErr w:type="gramEnd"/>
            <w:r w:rsidRPr="00361268">
              <w:rPr>
                <w:rFonts w:ascii="Source Sans Pro" w:hAnsi="Source Sans Pro"/>
                <w:color w:val="000000" w:themeColor="text1"/>
                <w:sz w:val="22"/>
                <w:szCs w:val="22"/>
              </w:rPr>
              <w:t xml:space="preserve"> and supervision of visit</w:t>
            </w:r>
          </w:p>
          <w:p w14:paraId="130BB533" w14:textId="2205BEB1" w:rsidR="004B0993" w:rsidRPr="00361268" w:rsidRDefault="00E2174D" w:rsidP="00996233">
            <w:pPr>
              <w:pStyle w:val="Listenabsatz"/>
              <w:numPr>
                <w:ilvl w:val="0"/>
                <w:numId w:val="2"/>
              </w:numPr>
              <w:ind w:left="318" w:hanging="283"/>
              <w:jc w:val="both"/>
              <w:rPr>
                <w:rFonts w:ascii="Source Sans Pro" w:hAnsi="Source Sans Pro"/>
                <w:color w:val="000000" w:themeColor="text1"/>
                <w:sz w:val="22"/>
                <w:szCs w:val="22"/>
              </w:rPr>
            </w:pPr>
            <w:r w:rsidRPr="00361268">
              <w:rPr>
                <w:rFonts w:ascii="Source Sans Pro" w:hAnsi="Source Sans Pro"/>
                <w:color w:val="000000" w:themeColor="text1"/>
                <w:sz w:val="22"/>
                <w:szCs w:val="22"/>
              </w:rPr>
              <w:t xml:space="preserve">Musonda Siame, </w:t>
            </w:r>
            <w:r w:rsidR="004B0993" w:rsidRPr="00361268">
              <w:rPr>
                <w:rFonts w:ascii="Source Sans Pro" w:hAnsi="Source Sans Pro"/>
                <w:color w:val="000000" w:themeColor="text1"/>
                <w:sz w:val="22"/>
                <w:szCs w:val="22"/>
              </w:rPr>
              <w:t>CBID Project Manager CHSZ, Guide and support the visit, information exchange/planning</w:t>
            </w:r>
          </w:p>
          <w:p w14:paraId="7A610E86" w14:textId="1E4A9B42" w:rsidR="00361268" w:rsidRPr="00F10476" w:rsidRDefault="004B0993" w:rsidP="00996233">
            <w:pPr>
              <w:pStyle w:val="Listenabsatz"/>
              <w:numPr>
                <w:ilvl w:val="0"/>
                <w:numId w:val="2"/>
              </w:numPr>
              <w:ind w:left="318" w:hanging="283"/>
              <w:jc w:val="both"/>
              <w:rPr>
                <w:rFonts w:ascii="Source Sans Pro" w:hAnsi="Source Sans Pro"/>
                <w:color w:val="FF0000"/>
                <w:sz w:val="22"/>
                <w:szCs w:val="22"/>
              </w:rPr>
            </w:pPr>
            <w:commentRangeStart w:id="0"/>
            <w:r w:rsidRPr="00F10476">
              <w:rPr>
                <w:rFonts w:ascii="Source Sans Pro" w:hAnsi="Source Sans Pro"/>
                <w:color w:val="FF0000"/>
                <w:sz w:val="22"/>
                <w:szCs w:val="22"/>
              </w:rPr>
              <w:t>Please add names of two additional participants</w:t>
            </w:r>
            <w:r w:rsidR="00742F74" w:rsidRPr="00F10476">
              <w:rPr>
                <w:rFonts w:ascii="Source Sans Pro" w:hAnsi="Source Sans Pro"/>
                <w:color w:val="FF0000"/>
                <w:sz w:val="22"/>
                <w:szCs w:val="22"/>
              </w:rPr>
              <w:t xml:space="preserve"> of CHSZ</w:t>
            </w:r>
            <w:commentRangeEnd w:id="0"/>
            <w:r w:rsidR="0027578D">
              <w:rPr>
                <w:rStyle w:val="Kommentarzeichen"/>
              </w:rPr>
              <w:commentReference w:id="0"/>
            </w:r>
          </w:p>
          <w:p w14:paraId="0A8CEA0A" w14:textId="77777777" w:rsidR="00361268" w:rsidRPr="00361268" w:rsidRDefault="00361268" w:rsidP="00361268">
            <w:pPr>
              <w:pStyle w:val="Listenabsatz"/>
              <w:ind w:left="318"/>
              <w:jc w:val="both"/>
              <w:rPr>
                <w:rFonts w:ascii="Source Sans Pro" w:hAnsi="Source Sans Pro"/>
                <w:color w:val="000000" w:themeColor="text1"/>
                <w:sz w:val="22"/>
                <w:szCs w:val="22"/>
              </w:rPr>
            </w:pPr>
          </w:p>
          <w:p w14:paraId="4AD4D9E1" w14:textId="48F5C7A6" w:rsidR="006131B3" w:rsidRPr="00361268" w:rsidRDefault="006131B3" w:rsidP="00996233">
            <w:pPr>
              <w:pStyle w:val="Listenabsatz"/>
              <w:numPr>
                <w:ilvl w:val="0"/>
                <w:numId w:val="2"/>
              </w:numPr>
              <w:ind w:left="318" w:hanging="283"/>
              <w:jc w:val="both"/>
              <w:rPr>
                <w:rFonts w:ascii="Source Sans Pro" w:hAnsi="Source Sans Pro"/>
                <w:color w:val="000000" w:themeColor="text1"/>
                <w:sz w:val="22"/>
                <w:szCs w:val="22"/>
              </w:rPr>
            </w:pPr>
            <w:r w:rsidRPr="00361268">
              <w:rPr>
                <w:rFonts w:ascii="Source Sans Pro" w:hAnsi="Source Sans Pro"/>
                <w:color w:val="000000" w:themeColor="text1"/>
                <w:sz w:val="22"/>
                <w:szCs w:val="22"/>
              </w:rPr>
              <w:t xml:space="preserve">Aretha Nsefu, </w:t>
            </w:r>
            <w:r w:rsidR="000C12C0">
              <w:rPr>
                <w:rFonts w:ascii="Source Sans Pro" w:hAnsi="Source Sans Pro"/>
                <w:color w:val="000000" w:themeColor="text1"/>
                <w:sz w:val="22"/>
                <w:szCs w:val="22"/>
              </w:rPr>
              <w:t xml:space="preserve">Country Director </w:t>
            </w:r>
            <w:r w:rsidRPr="00361268">
              <w:rPr>
                <w:rFonts w:ascii="Source Sans Pro" w:hAnsi="Source Sans Pro"/>
                <w:color w:val="000000" w:themeColor="text1"/>
                <w:sz w:val="22"/>
                <w:szCs w:val="22"/>
              </w:rPr>
              <w:t>CBM CO Zambia, Guide and support the visit, information exchange/planning</w:t>
            </w:r>
          </w:p>
          <w:p w14:paraId="62B75FC2" w14:textId="768C2F4F" w:rsidR="006131B3" w:rsidRPr="00361268" w:rsidRDefault="7CAE48F9" w:rsidP="00996233">
            <w:pPr>
              <w:pStyle w:val="Listenabsatz"/>
              <w:numPr>
                <w:ilvl w:val="0"/>
                <w:numId w:val="2"/>
              </w:numPr>
              <w:ind w:left="318" w:hanging="283"/>
              <w:jc w:val="both"/>
              <w:rPr>
                <w:rFonts w:ascii="Source Sans Pro" w:hAnsi="Source Sans Pro"/>
                <w:color w:val="000000" w:themeColor="text1"/>
                <w:sz w:val="22"/>
                <w:szCs w:val="22"/>
              </w:rPr>
            </w:pPr>
            <w:r w:rsidRPr="0B854D43">
              <w:rPr>
                <w:rFonts w:ascii="Source Sans Pro" w:hAnsi="Source Sans Pro"/>
                <w:color w:val="000000" w:themeColor="text1"/>
                <w:sz w:val="22"/>
                <w:szCs w:val="22"/>
              </w:rPr>
              <w:t xml:space="preserve">Slinganiso Homela, </w:t>
            </w:r>
            <w:r w:rsidR="1E88CC38" w:rsidRPr="0B854D43">
              <w:rPr>
                <w:rFonts w:ascii="Source Sans Pro" w:hAnsi="Source Sans Pro"/>
                <w:color w:val="000000" w:themeColor="text1"/>
                <w:sz w:val="22"/>
                <w:szCs w:val="22"/>
              </w:rPr>
              <w:t xml:space="preserve">Project Manager </w:t>
            </w:r>
            <w:r w:rsidRPr="0B854D43">
              <w:rPr>
                <w:rFonts w:ascii="Source Sans Pro" w:hAnsi="Source Sans Pro"/>
                <w:color w:val="000000" w:themeColor="text1"/>
                <w:sz w:val="22"/>
                <w:szCs w:val="22"/>
              </w:rPr>
              <w:t>CBM CO Zambia, Guide an</w:t>
            </w:r>
            <w:ins w:id="2" w:author="Nsefu, Aretha" w:date="2022-01-13T13:33:00Z">
              <w:r w:rsidR="06480972" w:rsidRPr="0B854D43">
                <w:rPr>
                  <w:rFonts w:ascii="Source Sans Pro" w:hAnsi="Source Sans Pro"/>
                  <w:color w:val="000000" w:themeColor="text1"/>
                  <w:sz w:val="22"/>
                  <w:szCs w:val="22"/>
                </w:rPr>
                <w:t>d</w:t>
              </w:r>
            </w:ins>
            <w:r w:rsidRPr="0B854D43">
              <w:rPr>
                <w:rFonts w:ascii="Source Sans Pro" w:hAnsi="Source Sans Pro"/>
                <w:color w:val="000000" w:themeColor="text1"/>
                <w:sz w:val="22"/>
                <w:szCs w:val="22"/>
              </w:rPr>
              <w:t xml:space="preserve"> support the visit, information exchange/planning</w:t>
            </w:r>
          </w:p>
          <w:p w14:paraId="2FE17935" w14:textId="61E736C1" w:rsidR="006131B3" w:rsidRPr="00361268" w:rsidRDefault="006131B3" w:rsidP="00996233">
            <w:pPr>
              <w:pStyle w:val="Listenabsatz"/>
              <w:numPr>
                <w:ilvl w:val="0"/>
                <w:numId w:val="2"/>
              </w:numPr>
              <w:ind w:left="318" w:hanging="283"/>
              <w:jc w:val="both"/>
              <w:rPr>
                <w:rFonts w:ascii="Source Sans Pro" w:hAnsi="Source Sans Pro"/>
                <w:color w:val="000000" w:themeColor="text1"/>
                <w:sz w:val="22"/>
                <w:szCs w:val="22"/>
              </w:rPr>
            </w:pPr>
            <w:r w:rsidRPr="00361268">
              <w:rPr>
                <w:rFonts w:ascii="Source Sans Pro" w:hAnsi="Source Sans Pro"/>
                <w:color w:val="000000" w:themeColor="text1"/>
                <w:sz w:val="22"/>
                <w:szCs w:val="22"/>
              </w:rPr>
              <w:t xml:space="preserve">Marjolein Meande-Baltussen, </w:t>
            </w:r>
            <w:r w:rsidR="000C12C0">
              <w:rPr>
                <w:rFonts w:ascii="Source Sans Pro" w:hAnsi="Source Sans Pro"/>
                <w:color w:val="000000" w:themeColor="text1"/>
                <w:sz w:val="22"/>
                <w:szCs w:val="22"/>
              </w:rPr>
              <w:t>Regional CBID Advisor</w:t>
            </w:r>
            <w:r w:rsidRPr="00361268">
              <w:rPr>
                <w:rFonts w:ascii="Source Sans Pro" w:hAnsi="Source Sans Pro"/>
                <w:color w:val="000000" w:themeColor="text1"/>
                <w:sz w:val="22"/>
                <w:szCs w:val="22"/>
              </w:rPr>
              <w:t>, Technical advice, planning</w:t>
            </w:r>
          </w:p>
          <w:p w14:paraId="77F3B706" w14:textId="77777777" w:rsidR="006131B3" w:rsidRPr="00361268" w:rsidRDefault="006131B3" w:rsidP="00996233">
            <w:pPr>
              <w:pStyle w:val="Listenabsatz"/>
              <w:numPr>
                <w:ilvl w:val="0"/>
                <w:numId w:val="2"/>
              </w:numPr>
              <w:ind w:left="318" w:hanging="283"/>
              <w:jc w:val="both"/>
              <w:rPr>
                <w:rFonts w:ascii="Source Sans Pro" w:hAnsi="Source Sans Pro"/>
                <w:color w:val="000000" w:themeColor="text1"/>
                <w:sz w:val="22"/>
                <w:szCs w:val="22"/>
              </w:rPr>
            </w:pPr>
            <w:r w:rsidRPr="00361268">
              <w:rPr>
                <w:rFonts w:ascii="Source Sans Pro" w:hAnsi="Source Sans Pro"/>
                <w:color w:val="000000" w:themeColor="text1"/>
                <w:sz w:val="22"/>
                <w:szCs w:val="22"/>
              </w:rPr>
              <w:t>Dr. Uta Froeschl, Consultant ENT Surgeon, Technical advice, support the visit</w:t>
            </w:r>
          </w:p>
          <w:p w14:paraId="57507708" w14:textId="254F47E2" w:rsidR="006131B3" w:rsidRPr="00361268" w:rsidRDefault="006131B3" w:rsidP="00996233">
            <w:pPr>
              <w:pStyle w:val="Listenabsatz"/>
              <w:numPr>
                <w:ilvl w:val="0"/>
                <w:numId w:val="2"/>
              </w:numPr>
              <w:ind w:left="318" w:hanging="283"/>
              <w:jc w:val="both"/>
              <w:rPr>
                <w:rFonts w:ascii="Source Sans Pro" w:hAnsi="Source Sans Pro"/>
                <w:color w:val="000000" w:themeColor="text1"/>
                <w:sz w:val="22"/>
                <w:szCs w:val="22"/>
                <w:shd w:val="clear" w:color="auto" w:fill="FFFF00"/>
                <w:lang w:val="en-GB"/>
              </w:rPr>
            </w:pPr>
            <w:r w:rsidRPr="00361268">
              <w:rPr>
                <w:rFonts w:ascii="Source Sans Pro" w:hAnsi="Source Sans Pro"/>
                <w:color w:val="000000" w:themeColor="text1"/>
                <w:sz w:val="22"/>
                <w:szCs w:val="22"/>
              </w:rPr>
              <w:t xml:space="preserve">Lisa </w:t>
            </w:r>
            <w:proofErr w:type="spellStart"/>
            <w:r w:rsidRPr="00361268">
              <w:rPr>
                <w:rFonts w:ascii="Source Sans Pro" w:hAnsi="Source Sans Pro"/>
                <w:color w:val="000000" w:themeColor="text1"/>
                <w:sz w:val="22"/>
                <w:szCs w:val="22"/>
              </w:rPr>
              <w:t>Wuest</w:t>
            </w:r>
            <w:proofErr w:type="spellEnd"/>
            <w:r w:rsidRPr="00361268">
              <w:rPr>
                <w:rFonts w:ascii="Source Sans Pro" w:hAnsi="Source Sans Pro"/>
                <w:color w:val="000000" w:themeColor="text1"/>
                <w:sz w:val="22"/>
                <w:szCs w:val="22"/>
              </w:rPr>
              <w:t>, Project Manager</w:t>
            </w:r>
            <w:r w:rsidR="0008699E" w:rsidRPr="00361268">
              <w:rPr>
                <w:rFonts w:ascii="Source Sans Pro" w:hAnsi="Source Sans Pro"/>
                <w:color w:val="000000" w:themeColor="text1"/>
                <w:sz w:val="22"/>
                <w:szCs w:val="22"/>
              </w:rPr>
              <w:t xml:space="preserve"> CBM Project Delivery, Programmatic and practical advice, information exchange/planning</w:t>
            </w:r>
          </w:p>
        </w:tc>
      </w:tr>
      <w:tr w:rsidR="00CA2938" w:rsidRPr="00922983" w14:paraId="06E6F084" w14:textId="77777777" w:rsidTr="0B854D43">
        <w:trPr>
          <w:trHeight w:hRule="exact" w:val="521"/>
        </w:trPr>
        <w:tc>
          <w:tcPr>
            <w:tcW w:w="9985" w:type="dxa"/>
            <w:gridSpan w:val="4"/>
            <w:tcBorders>
              <w:top w:val="dashSmallGap" w:sz="4" w:space="0" w:color="FFFFFF" w:themeColor="background1"/>
              <w:left w:val="dashSmallGap" w:sz="4" w:space="0" w:color="FFFFFF" w:themeColor="background1"/>
              <w:bottom w:val="dashSmallGap" w:sz="4" w:space="0" w:color="FFFFFF" w:themeColor="background1"/>
              <w:right w:val="dashSmallGap" w:sz="4" w:space="0" w:color="FFFFFF" w:themeColor="background1"/>
            </w:tcBorders>
            <w:vAlign w:val="center"/>
          </w:tcPr>
          <w:p w14:paraId="14E095FE" w14:textId="7FC3BBA2" w:rsidR="00CA2938" w:rsidRPr="00FB3852" w:rsidRDefault="00CA2938" w:rsidP="00FB3852">
            <w:pPr>
              <w:jc w:val="both"/>
              <w:rPr>
                <w:rFonts w:ascii="Source Sans Pro" w:hAnsi="Source Sans Pro"/>
                <w:color w:val="000000" w:themeColor="text1"/>
                <w:sz w:val="22"/>
                <w:szCs w:val="22"/>
                <w:shd w:val="clear" w:color="auto" w:fill="FFFF00"/>
              </w:rPr>
            </w:pPr>
          </w:p>
        </w:tc>
      </w:tr>
      <w:tr w:rsidR="00FB3852" w:rsidRPr="00922983" w14:paraId="1C8F2E56" w14:textId="77777777" w:rsidTr="0B854D43">
        <w:trPr>
          <w:trHeight w:hRule="exact" w:val="521"/>
        </w:trPr>
        <w:tc>
          <w:tcPr>
            <w:tcW w:w="9985" w:type="dxa"/>
            <w:gridSpan w:val="4"/>
            <w:tcBorders>
              <w:top w:val="dashSmallGap" w:sz="4" w:space="0" w:color="FFFFFF" w:themeColor="background1"/>
              <w:left w:val="dashSmallGap" w:sz="4" w:space="0" w:color="FFFFFF" w:themeColor="background1"/>
              <w:bottom w:val="dashSmallGap" w:sz="4" w:space="0" w:color="FFFFFF" w:themeColor="background1"/>
              <w:right w:val="dashSmallGap" w:sz="4" w:space="0" w:color="FFFFFF" w:themeColor="background1"/>
            </w:tcBorders>
            <w:vAlign w:val="center"/>
          </w:tcPr>
          <w:p w14:paraId="7661AF4E" w14:textId="77777777" w:rsidR="00FB3852" w:rsidRPr="00FB3852" w:rsidRDefault="00FB3852" w:rsidP="00FB3852">
            <w:pPr>
              <w:jc w:val="both"/>
              <w:rPr>
                <w:rFonts w:ascii="Source Sans Pro" w:hAnsi="Source Sans Pro"/>
                <w:b/>
                <w:color w:val="000000" w:themeColor="text1"/>
                <w:sz w:val="22"/>
                <w:szCs w:val="22"/>
              </w:rPr>
            </w:pPr>
          </w:p>
        </w:tc>
      </w:tr>
    </w:tbl>
    <w:p w14:paraId="15BDB10A" w14:textId="77777777" w:rsidR="00022910" w:rsidRDefault="00022910">
      <w:r>
        <w:br w:type="page"/>
      </w:r>
    </w:p>
    <w:p w14:paraId="293D94A4" w14:textId="77777777" w:rsidR="00022910" w:rsidRDefault="00022910"/>
    <w:tbl>
      <w:tblPr>
        <w:tblW w:w="10060" w:type="dxa"/>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10060"/>
      </w:tblGrid>
      <w:tr w:rsidR="00FB3852" w:rsidRPr="00922983" w14:paraId="4F1EB3E9" w14:textId="77777777" w:rsidTr="00FB3852">
        <w:trPr>
          <w:trHeight w:hRule="exact" w:val="453"/>
        </w:trPr>
        <w:tc>
          <w:tcPr>
            <w:tcW w:w="10060" w:type="dxa"/>
            <w:vAlign w:val="center"/>
          </w:tcPr>
          <w:p w14:paraId="354C672B" w14:textId="49CE05DD" w:rsidR="00FB3852" w:rsidRPr="00FB3852" w:rsidRDefault="00FB3852" w:rsidP="00996233">
            <w:pPr>
              <w:pStyle w:val="Listenabsatz"/>
              <w:numPr>
                <w:ilvl w:val="0"/>
                <w:numId w:val="7"/>
              </w:numPr>
              <w:rPr>
                <w:rFonts w:ascii="Source Sans Pro" w:hAnsi="Source Sans Pro"/>
                <w:b/>
                <w:sz w:val="22"/>
                <w:szCs w:val="22"/>
              </w:rPr>
            </w:pPr>
            <w:r w:rsidRPr="00FB3852">
              <w:rPr>
                <w:rFonts w:ascii="Source Sans Pro" w:hAnsi="Source Sans Pro"/>
                <w:b/>
                <w:sz w:val="22"/>
                <w:szCs w:val="22"/>
              </w:rPr>
              <w:t>Background of the visit:</w:t>
            </w:r>
          </w:p>
        </w:tc>
      </w:tr>
      <w:tr w:rsidR="00CA2938" w:rsidRPr="00922983" w14:paraId="446ED875" w14:textId="77777777" w:rsidTr="004F2E61">
        <w:trPr>
          <w:trHeight w:hRule="exact" w:val="3834"/>
        </w:trPr>
        <w:tc>
          <w:tcPr>
            <w:tcW w:w="10060" w:type="dxa"/>
            <w:vAlign w:val="center"/>
          </w:tcPr>
          <w:p w14:paraId="086EF67B" w14:textId="7E2C6FF0" w:rsidR="00B92F75" w:rsidRPr="00B92F75" w:rsidRDefault="00B92F75" w:rsidP="007275BE">
            <w:pPr>
              <w:contextualSpacing/>
              <w:jc w:val="both"/>
              <w:rPr>
                <w:rFonts w:ascii="Source Sans Pro" w:hAnsi="Source Sans Pro"/>
                <w:bCs/>
                <w:sz w:val="22"/>
                <w:szCs w:val="22"/>
              </w:rPr>
            </w:pPr>
            <w:r w:rsidRPr="00B92F75">
              <w:rPr>
                <w:rFonts w:ascii="Source Sans Pro" w:hAnsi="Source Sans Pro"/>
                <w:bCs/>
                <w:sz w:val="22"/>
                <w:szCs w:val="22"/>
              </w:rPr>
              <w:t xml:space="preserve">The BMZ project P3851 started in September 2018 and is now in the final year of implementation. </w:t>
            </w:r>
            <w:r w:rsidR="005231D6">
              <w:rPr>
                <w:rFonts w:ascii="Source Sans Pro" w:hAnsi="Source Sans Pro"/>
                <w:bCs/>
                <w:sz w:val="22"/>
                <w:szCs w:val="22"/>
              </w:rPr>
              <w:t>Following</w:t>
            </w:r>
            <w:r w:rsidRPr="00B92F75">
              <w:rPr>
                <w:rFonts w:ascii="Source Sans Pro" w:hAnsi="Source Sans Pro"/>
                <w:bCs/>
                <w:sz w:val="22"/>
                <w:szCs w:val="22"/>
              </w:rPr>
              <w:t xml:space="preserve"> internal restructuring</w:t>
            </w:r>
            <w:r w:rsidR="000C12C0">
              <w:rPr>
                <w:rFonts w:ascii="Source Sans Pro" w:hAnsi="Source Sans Pro"/>
                <w:bCs/>
                <w:sz w:val="22"/>
                <w:szCs w:val="22"/>
              </w:rPr>
              <w:t>,</w:t>
            </w:r>
            <w:r w:rsidRPr="00B92F75">
              <w:rPr>
                <w:rFonts w:ascii="Source Sans Pro" w:hAnsi="Source Sans Pro"/>
                <w:bCs/>
                <w:sz w:val="22"/>
                <w:szCs w:val="22"/>
              </w:rPr>
              <w:t xml:space="preserve"> the position of project management for project P3851 was handed over to Lisa in January 2020. Due to COVID-19 restrictions the monitoring visit planned in 2020 could not take place. Thus, the main purpose for this visit </w:t>
            </w:r>
            <w:r w:rsidR="00D248E8">
              <w:rPr>
                <w:rFonts w:ascii="Source Sans Pro" w:hAnsi="Source Sans Pro"/>
                <w:bCs/>
                <w:sz w:val="22"/>
                <w:szCs w:val="22"/>
              </w:rPr>
              <w:t>was</w:t>
            </w:r>
            <w:r w:rsidRPr="00B92F75">
              <w:rPr>
                <w:rFonts w:ascii="Source Sans Pro" w:hAnsi="Source Sans Pro"/>
                <w:bCs/>
                <w:sz w:val="22"/>
                <w:szCs w:val="22"/>
              </w:rPr>
              <w:t xml:space="preserve"> getting to know both the colleagues of the CO and the partner BCH as well as discussing the project achievements, challenges in implementation, adjustments, the preparation of project exit/potential scale up and the preparation of the final report.</w:t>
            </w:r>
          </w:p>
          <w:p w14:paraId="23F2816F" w14:textId="5CF5AF8C" w:rsidR="00B92F75" w:rsidRPr="00B92F75" w:rsidRDefault="00B92F75" w:rsidP="007275BE">
            <w:pPr>
              <w:contextualSpacing/>
              <w:jc w:val="both"/>
              <w:rPr>
                <w:rFonts w:ascii="Source Sans Pro" w:hAnsi="Source Sans Pro"/>
                <w:bCs/>
                <w:sz w:val="22"/>
                <w:szCs w:val="22"/>
              </w:rPr>
            </w:pPr>
            <w:r w:rsidRPr="00B92F75">
              <w:rPr>
                <w:rFonts w:ascii="Source Sans Pro" w:hAnsi="Source Sans Pro"/>
                <w:bCs/>
                <w:sz w:val="22"/>
                <w:szCs w:val="22"/>
              </w:rPr>
              <w:t>Besides, the temporal bone lab at University Teaching Hospital, Livingstone Central Hospital</w:t>
            </w:r>
            <w:r w:rsidR="00E410B6">
              <w:rPr>
                <w:rFonts w:ascii="Source Sans Pro" w:hAnsi="Source Sans Pro"/>
                <w:bCs/>
                <w:sz w:val="22"/>
                <w:szCs w:val="22"/>
              </w:rPr>
              <w:t xml:space="preserve">, three </w:t>
            </w:r>
            <w:r w:rsidR="00526EE3">
              <w:rPr>
                <w:rFonts w:ascii="Source Sans Pro" w:hAnsi="Source Sans Pro"/>
                <w:bCs/>
                <w:sz w:val="22"/>
                <w:szCs w:val="22"/>
              </w:rPr>
              <w:t>audiological booths</w:t>
            </w:r>
            <w:r w:rsidRPr="00B92F75">
              <w:rPr>
                <w:rFonts w:ascii="Source Sans Pro" w:hAnsi="Source Sans Pro"/>
                <w:bCs/>
                <w:sz w:val="22"/>
                <w:szCs w:val="22"/>
              </w:rPr>
              <w:t xml:space="preserve"> </w:t>
            </w:r>
            <w:r w:rsidR="00526EE3">
              <w:rPr>
                <w:rFonts w:ascii="Source Sans Pro" w:hAnsi="Source Sans Pro"/>
                <w:bCs/>
                <w:sz w:val="22"/>
                <w:szCs w:val="22"/>
              </w:rPr>
              <w:t xml:space="preserve">in </w:t>
            </w:r>
            <w:proofErr w:type="spellStart"/>
            <w:r w:rsidR="00526EE3">
              <w:rPr>
                <w:rFonts w:ascii="Source Sans Pro" w:hAnsi="Source Sans Pro"/>
                <w:bCs/>
                <w:sz w:val="22"/>
                <w:szCs w:val="22"/>
              </w:rPr>
              <w:t>Kalomo</w:t>
            </w:r>
            <w:proofErr w:type="spellEnd"/>
            <w:r w:rsidR="00526EE3">
              <w:rPr>
                <w:rFonts w:ascii="Source Sans Pro" w:hAnsi="Source Sans Pro"/>
                <w:bCs/>
                <w:sz w:val="22"/>
                <w:szCs w:val="22"/>
              </w:rPr>
              <w:t xml:space="preserve">, </w:t>
            </w:r>
            <w:proofErr w:type="spellStart"/>
            <w:r w:rsidR="00526EE3">
              <w:rPr>
                <w:rFonts w:ascii="Source Sans Pro" w:hAnsi="Source Sans Pro"/>
                <w:bCs/>
                <w:sz w:val="22"/>
                <w:szCs w:val="22"/>
              </w:rPr>
              <w:t>Choma</w:t>
            </w:r>
            <w:proofErr w:type="spellEnd"/>
            <w:r w:rsidR="00526EE3">
              <w:rPr>
                <w:rFonts w:ascii="Source Sans Pro" w:hAnsi="Source Sans Pro"/>
                <w:bCs/>
                <w:sz w:val="22"/>
                <w:szCs w:val="22"/>
              </w:rPr>
              <w:t xml:space="preserve"> and Livingstone, one school screening and </w:t>
            </w:r>
            <w:r w:rsidRPr="00B92F75">
              <w:rPr>
                <w:rFonts w:ascii="Source Sans Pro" w:hAnsi="Source Sans Pro"/>
                <w:bCs/>
                <w:sz w:val="22"/>
                <w:szCs w:val="22"/>
              </w:rPr>
              <w:t xml:space="preserve">one outreach </w:t>
            </w:r>
            <w:r w:rsidR="00526EE3">
              <w:rPr>
                <w:rFonts w:ascii="Source Sans Pro" w:hAnsi="Source Sans Pro"/>
                <w:bCs/>
                <w:sz w:val="22"/>
                <w:szCs w:val="22"/>
              </w:rPr>
              <w:t>were</w:t>
            </w:r>
            <w:r w:rsidRPr="00B92F75">
              <w:rPr>
                <w:rFonts w:ascii="Source Sans Pro" w:hAnsi="Source Sans Pro"/>
                <w:bCs/>
                <w:sz w:val="22"/>
                <w:szCs w:val="22"/>
              </w:rPr>
              <w:t xml:space="preserve"> visited </w:t>
            </w:r>
            <w:proofErr w:type="gramStart"/>
            <w:r w:rsidRPr="00B92F75">
              <w:rPr>
                <w:rFonts w:ascii="Source Sans Pro" w:hAnsi="Source Sans Pro"/>
                <w:bCs/>
                <w:sz w:val="22"/>
                <w:szCs w:val="22"/>
              </w:rPr>
              <w:t>in order to</w:t>
            </w:r>
            <w:proofErr w:type="gramEnd"/>
            <w:r w:rsidRPr="00B92F75">
              <w:rPr>
                <w:rFonts w:ascii="Source Sans Pro" w:hAnsi="Source Sans Pro"/>
                <w:bCs/>
                <w:sz w:val="22"/>
                <w:szCs w:val="22"/>
              </w:rPr>
              <w:t xml:space="preserve"> witness the use of procured equipment and to monitor project activities.</w:t>
            </w:r>
          </w:p>
          <w:p w14:paraId="295C545F" w14:textId="77777777" w:rsidR="00B92F75" w:rsidRPr="00B92F75" w:rsidRDefault="00B92F75" w:rsidP="007275BE">
            <w:pPr>
              <w:contextualSpacing/>
              <w:jc w:val="both"/>
              <w:rPr>
                <w:rFonts w:ascii="Source Sans Pro" w:hAnsi="Source Sans Pro"/>
                <w:bCs/>
                <w:sz w:val="22"/>
                <w:szCs w:val="22"/>
              </w:rPr>
            </w:pPr>
          </w:p>
          <w:p w14:paraId="64A5B71E" w14:textId="42B9CAE4" w:rsidR="00B92F75" w:rsidRPr="00E67969" w:rsidRDefault="00B92F75" w:rsidP="007275BE">
            <w:pPr>
              <w:contextualSpacing/>
              <w:jc w:val="both"/>
              <w:rPr>
                <w:rFonts w:ascii="Source Sans Pro" w:hAnsi="Source Sans Pro"/>
                <w:bCs/>
                <w:sz w:val="22"/>
                <w:szCs w:val="22"/>
              </w:rPr>
            </w:pPr>
            <w:r w:rsidRPr="00B92F75">
              <w:rPr>
                <w:rFonts w:ascii="Source Sans Pro" w:hAnsi="Source Sans Pro"/>
                <w:bCs/>
                <w:sz w:val="22"/>
                <w:szCs w:val="22"/>
              </w:rPr>
              <w:t xml:space="preserve">The BMZ project 4218 </w:t>
            </w:r>
            <w:r w:rsidR="00152923">
              <w:rPr>
                <w:rFonts w:ascii="Source Sans Pro" w:hAnsi="Source Sans Pro"/>
                <w:bCs/>
                <w:sz w:val="22"/>
                <w:szCs w:val="22"/>
              </w:rPr>
              <w:t>started officially in</w:t>
            </w:r>
            <w:r w:rsidRPr="00B92F75">
              <w:rPr>
                <w:rFonts w:ascii="Source Sans Pro" w:hAnsi="Source Sans Pro"/>
                <w:bCs/>
                <w:sz w:val="22"/>
                <w:szCs w:val="22"/>
              </w:rPr>
              <w:t xml:space="preserve"> October 2021. The purpose of the meeting with the partner CHSZ </w:t>
            </w:r>
            <w:r w:rsidR="007612C9">
              <w:rPr>
                <w:rFonts w:ascii="Source Sans Pro" w:hAnsi="Source Sans Pro"/>
                <w:bCs/>
                <w:sz w:val="22"/>
                <w:szCs w:val="22"/>
              </w:rPr>
              <w:t>was</w:t>
            </w:r>
            <w:r w:rsidRPr="00B92F75">
              <w:rPr>
                <w:rFonts w:ascii="Source Sans Pro" w:hAnsi="Source Sans Pro"/>
                <w:bCs/>
                <w:sz w:val="22"/>
                <w:szCs w:val="22"/>
              </w:rPr>
              <w:t xml:space="preserve"> to ensure a good project set-up, </w:t>
            </w:r>
            <w:r w:rsidR="000C12C0">
              <w:rPr>
                <w:rFonts w:ascii="Source Sans Pro" w:hAnsi="Source Sans Pro"/>
                <w:bCs/>
                <w:sz w:val="22"/>
                <w:szCs w:val="22"/>
              </w:rPr>
              <w:t>start of</w:t>
            </w:r>
            <w:r w:rsidRPr="00B92F75">
              <w:rPr>
                <w:rFonts w:ascii="Source Sans Pro" w:hAnsi="Source Sans Pro"/>
                <w:bCs/>
                <w:sz w:val="22"/>
                <w:szCs w:val="22"/>
              </w:rPr>
              <w:t xml:space="preserve"> project-accompanying measures and project activities, strong engagement with stakeholders and to getting to know the working methods of the partner CHSZ.</w:t>
            </w:r>
          </w:p>
        </w:tc>
      </w:tr>
    </w:tbl>
    <w:p w14:paraId="6E5980F9" w14:textId="77777777" w:rsidR="00FB3852" w:rsidRDefault="00FB3852" w:rsidP="001A5C97">
      <w:pPr>
        <w:jc w:val="both"/>
        <w:rPr>
          <w:rFonts w:ascii="Source Sans Pro" w:hAnsi="Source Sans Pro" w:cs="Calibri"/>
          <w:b/>
          <w:bCs/>
          <w:sz w:val="22"/>
          <w:szCs w:val="22"/>
        </w:rPr>
        <w:sectPr w:rsidR="00FB3852" w:rsidSect="00C05AAB">
          <w:headerReference w:type="default" r:id="rId15"/>
          <w:footerReference w:type="default" r:id="rId16"/>
          <w:type w:val="continuous"/>
          <w:pgSz w:w="11906" w:h="16838"/>
          <w:pgMar w:top="0" w:right="1134" w:bottom="0" w:left="1134" w:header="709" w:footer="221" w:gutter="0"/>
          <w:cols w:space="708"/>
          <w:docGrid w:linePitch="360"/>
        </w:sectPr>
      </w:pPr>
    </w:p>
    <w:tbl>
      <w:tblPr>
        <w:tblpPr w:leftFromText="141" w:rightFromText="141" w:horzAnchor="page" w:tblpX="637" w:tblpY="450"/>
        <w:tblW w:w="31486" w:type="dxa"/>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149"/>
        <w:gridCol w:w="12179"/>
        <w:gridCol w:w="12"/>
        <w:gridCol w:w="3248"/>
        <w:gridCol w:w="143"/>
        <w:gridCol w:w="12"/>
        <w:gridCol w:w="15731"/>
        <w:gridCol w:w="12"/>
      </w:tblGrid>
      <w:tr w:rsidR="00C56650" w:rsidRPr="00922983" w14:paraId="46245C93" w14:textId="68D6CED2" w:rsidTr="74605382">
        <w:trPr>
          <w:gridAfter w:val="2"/>
          <w:wAfter w:w="15743" w:type="dxa"/>
          <w:trHeight w:hRule="exact" w:val="516"/>
        </w:trPr>
        <w:tc>
          <w:tcPr>
            <w:tcW w:w="15743" w:type="dxa"/>
            <w:gridSpan w:val="6"/>
            <w:tcBorders>
              <w:bottom w:val="dashSmallGap" w:sz="4" w:space="0" w:color="A6A6A6" w:themeColor="background1" w:themeShade="A6"/>
            </w:tcBorders>
            <w:vAlign w:val="center"/>
          </w:tcPr>
          <w:p w14:paraId="454517DA" w14:textId="557FD777" w:rsidR="00C56650" w:rsidRPr="00872750" w:rsidRDefault="00C56650" w:rsidP="00B21ECD">
            <w:pPr>
              <w:pStyle w:val="Listenabsatz"/>
              <w:numPr>
                <w:ilvl w:val="0"/>
                <w:numId w:val="7"/>
              </w:numPr>
              <w:ind w:left="306" w:hanging="306"/>
              <w:rPr>
                <w:rFonts w:ascii="Source Sans Pro" w:hAnsi="Source Sans Pro"/>
                <w:b/>
                <w:sz w:val="22"/>
                <w:szCs w:val="22"/>
              </w:rPr>
            </w:pPr>
            <w:r w:rsidRPr="00872750">
              <w:rPr>
                <w:rFonts w:ascii="Source Sans Pro" w:hAnsi="Source Sans Pro"/>
                <w:b/>
                <w:sz w:val="22"/>
                <w:szCs w:val="22"/>
              </w:rPr>
              <w:lastRenderedPageBreak/>
              <w:t>Topics:</w:t>
            </w:r>
            <w:r>
              <w:rPr>
                <w:rFonts w:ascii="Source Sans Pro" w:hAnsi="Source Sans Pro"/>
                <w:b/>
                <w:sz w:val="22"/>
                <w:szCs w:val="22"/>
              </w:rPr>
              <w:t xml:space="preserve"> </w:t>
            </w:r>
            <w:r w:rsidRPr="00335DEB">
              <w:rPr>
                <w:rFonts w:ascii="Source Sans Pro" w:hAnsi="Source Sans Pro"/>
                <w:bCs/>
                <w:i/>
                <w:iCs/>
                <w:sz w:val="22"/>
                <w:szCs w:val="22"/>
              </w:rPr>
              <w:t>According to order in agenda</w:t>
            </w:r>
          </w:p>
          <w:p w14:paraId="06B0D732" w14:textId="77777777" w:rsidR="00C56650" w:rsidRPr="00872750" w:rsidRDefault="00C56650" w:rsidP="00B21ECD"/>
          <w:p w14:paraId="493C5A34" w14:textId="77777777" w:rsidR="00C56650" w:rsidRPr="00872750" w:rsidRDefault="00C56650" w:rsidP="00B21ECD"/>
          <w:p w14:paraId="2B5D49D8" w14:textId="77777777" w:rsidR="00C56650" w:rsidRPr="00872750" w:rsidRDefault="00C56650" w:rsidP="00B21ECD"/>
          <w:p w14:paraId="34E6ABDA" w14:textId="77777777" w:rsidR="00C56650" w:rsidRPr="00872750" w:rsidRDefault="00C56650" w:rsidP="00B21ECD"/>
          <w:p w14:paraId="105B8F82" w14:textId="77777777" w:rsidR="00C56650" w:rsidRPr="00872750" w:rsidRDefault="00C56650" w:rsidP="00B21ECD"/>
          <w:p w14:paraId="239D2261" w14:textId="77777777" w:rsidR="00C56650" w:rsidRPr="00872750" w:rsidRDefault="00C56650" w:rsidP="00B21ECD"/>
          <w:p w14:paraId="5E3CA6E6" w14:textId="77777777" w:rsidR="00C56650" w:rsidRPr="00872750" w:rsidRDefault="00C56650" w:rsidP="00B21ECD"/>
          <w:p w14:paraId="57DBA037" w14:textId="77777777" w:rsidR="00C56650" w:rsidRPr="00872750" w:rsidRDefault="00C56650" w:rsidP="00B21ECD"/>
          <w:p w14:paraId="1F9E55F1" w14:textId="77777777" w:rsidR="00C56650" w:rsidRDefault="00C56650" w:rsidP="00B21ECD">
            <w:pPr>
              <w:rPr>
                <w:rFonts w:ascii="Source Sans Pro" w:hAnsi="Source Sans Pro" w:cs="Calibri"/>
                <w:b/>
                <w:bCs/>
                <w:sz w:val="22"/>
                <w:szCs w:val="22"/>
              </w:rPr>
            </w:pPr>
          </w:p>
          <w:p w14:paraId="1853D0FA" w14:textId="77777777" w:rsidR="00C56650" w:rsidRPr="00872750" w:rsidRDefault="00C56650" w:rsidP="00B21ECD"/>
          <w:p w14:paraId="6284B2CD" w14:textId="77777777" w:rsidR="00C56650" w:rsidRPr="00872750" w:rsidRDefault="00C56650" w:rsidP="00B21ECD"/>
          <w:p w14:paraId="17CC5437" w14:textId="77777777" w:rsidR="00C56650" w:rsidRPr="00872750" w:rsidRDefault="00C56650" w:rsidP="00B21ECD"/>
          <w:p w14:paraId="14C7917B" w14:textId="77777777" w:rsidR="00C56650" w:rsidRPr="00872750" w:rsidRDefault="00C56650" w:rsidP="00B21ECD"/>
          <w:p w14:paraId="4724EACF" w14:textId="77777777" w:rsidR="00C56650" w:rsidRPr="00872750" w:rsidRDefault="00C56650" w:rsidP="00B21ECD"/>
          <w:p w14:paraId="6E50D9D8" w14:textId="77777777" w:rsidR="00C56650" w:rsidRDefault="00C56650" w:rsidP="00B21ECD">
            <w:pPr>
              <w:rPr>
                <w:rFonts w:ascii="Source Sans Pro" w:hAnsi="Source Sans Pro" w:cs="Calibri"/>
                <w:b/>
                <w:bCs/>
                <w:sz w:val="22"/>
                <w:szCs w:val="22"/>
              </w:rPr>
            </w:pPr>
          </w:p>
          <w:p w14:paraId="2EC21AB9" w14:textId="77777777" w:rsidR="00C56650" w:rsidRPr="00872750" w:rsidRDefault="00C56650" w:rsidP="00B21ECD"/>
          <w:p w14:paraId="6787EA5F" w14:textId="77777777" w:rsidR="00C56650" w:rsidRPr="00872750" w:rsidRDefault="00C56650" w:rsidP="00B21ECD"/>
          <w:p w14:paraId="64371D12" w14:textId="77777777" w:rsidR="00C56650" w:rsidRDefault="00C56650" w:rsidP="00B21ECD">
            <w:pPr>
              <w:rPr>
                <w:rFonts w:ascii="Source Sans Pro" w:hAnsi="Source Sans Pro" w:cs="Calibri"/>
                <w:b/>
                <w:bCs/>
                <w:sz w:val="22"/>
                <w:szCs w:val="22"/>
              </w:rPr>
            </w:pPr>
          </w:p>
          <w:p w14:paraId="55F52BA8" w14:textId="77777777" w:rsidR="00C56650" w:rsidRPr="00872750" w:rsidRDefault="00C56650" w:rsidP="00B21ECD">
            <w:pPr>
              <w:pStyle w:val="Listenabsatz"/>
              <w:numPr>
                <w:ilvl w:val="0"/>
                <w:numId w:val="7"/>
              </w:numPr>
              <w:rPr>
                <w:rFonts w:ascii="Source Sans Pro" w:hAnsi="Source Sans Pro"/>
                <w:b/>
                <w:sz w:val="22"/>
                <w:szCs w:val="22"/>
              </w:rPr>
            </w:pPr>
          </w:p>
        </w:tc>
      </w:tr>
      <w:tr w:rsidR="00C56650" w:rsidRPr="00922983" w14:paraId="7F6154B9" w14:textId="6A72428C" w:rsidTr="74605382">
        <w:trPr>
          <w:gridAfter w:val="3"/>
          <w:wAfter w:w="15755" w:type="dxa"/>
          <w:trHeight w:hRule="exact" w:val="516"/>
        </w:trPr>
        <w:tc>
          <w:tcPr>
            <w:tcW w:w="12328" w:type="dxa"/>
            <w:gridSpan w:val="2"/>
            <w:tcBorders>
              <w:bottom w:val="dashSmallGap" w:sz="4" w:space="0" w:color="A6A6A6" w:themeColor="background1" w:themeShade="A6"/>
            </w:tcBorders>
            <w:vAlign w:val="center"/>
          </w:tcPr>
          <w:p w14:paraId="2D857379" w14:textId="2479D3F6" w:rsidR="00C56650" w:rsidRPr="00A51F3C" w:rsidRDefault="00C56650" w:rsidP="00B21ECD">
            <w:pPr>
              <w:rPr>
                <w:rFonts w:ascii="Source Sans Pro" w:hAnsi="Source Sans Pro"/>
                <w:b/>
                <w:sz w:val="22"/>
                <w:szCs w:val="22"/>
              </w:rPr>
            </w:pPr>
            <w:r>
              <w:rPr>
                <w:rFonts w:ascii="Source Sans Pro" w:hAnsi="Source Sans Pro"/>
                <w:b/>
                <w:sz w:val="22"/>
                <w:szCs w:val="22"/>
              </w:rPr>
              <w:t>Discussion Points:</w:t>
            </w:r>
          </w:p>
        </w:tc>
        <w:tc>
          <w:tcPr>
            <w:tcW w:w="3403" w:type="dxa"/>
            <w:gridSpan w:val="3"/>
            <w:tcBorders>
              <w:bottom w:val="dashSmallGap" w:sz="4" w:space="0" w:color="A6A6A6" w:themeColor="background1" w:themeShade="A6"/>
            </w:tcBorders>
            <w:vAlign w:val="center"/>
          </w:tcPr>
          <w:p w14:paraId="61E09281" w14:textId="70C55523" w:rsidR="00C56650" w:rsidRPr="00A51F3C" w:rsidRDefault="00C56650" w:rsidP="00B21ECD">
            <w:pPr>
              <w:rPr>
                <w:rFonts w:ascii="Source Sans Pro" w:hAnsi="Source Sans Pro"/>
                <w:b/>
                <w:sz w:val="22"/>
                <w:szCs w:val="22"/>
              </w:rPr>
            </w:pPr>
            <w:r>
              <w:rPr>
                <w:rFonts w:ascii="Source Sans Pro" w:hAnsi="Source Sans Pro"/>
                <w:b/>
                <w:sz w:val="22"/>
                <w:szCs w:val="22"/>
              </w:rPr>
              <w:t>Action Points:</w:t>
            </w:r>
          </w:p>
        </w:tc>
      </w:tr>
      <w:tr w:rsidR="00C56650" w:rsidRPr="00922983" w14:paraId="7D3FC897" w14:textId="270EF4A8" w:rsidTr="74605382">
        <w:trPr>
          <w:gridAfter w:val="3"/>
          <w:wAfter w:w="15755" w:type="dxa"/>
          <w:trHeight w:hRule="exact" w:val="7938"/>
        </w:trPr>
        <w:tc>
          <w:tcPr>
            <w:tcW w:w="12328" w:type="dxa"/>
            <w:gridSpan w:val="2"/>
            <w:tcBorders>
              <w:bottom w:val="dashSmallGap" w:sz="4" w:space="0" w:color="A6A6A6" w:themeColor="background1" w:themeShade="A6"/>
            </w:tcBorders>
            <w:vAlign w:val="center"/>
          </w:tcPr>
          <w:p w14:paraId="65F99519" w14:textId="77777777" w:rsidR="00C56650" w:rsidRPr="00D30C4B" w:rsidRDefault="00C56650" w:rsidP="00B21ECD">
            <w:pPr>
              <w:jc w:val="both"/>
              <w:rPr>
                <w:rFonts w:ascii="Source Sans Pro" w:hAnsi="Source Sans Pro" w:cs="Calibri"/>
                <w:b/>
                <w:bCs/>
                <w:sz w:val="22"/>
                <w:szCs w:val="22"/>
              </w:rPr>
            </w:pPr>
            <w:r w:rsidRPr="00D30C4B">
              <w:rPr>
                <w:rFonts w:ascii="Source Sans Pro" w:hAnsi="Source Sans Pro" w:cs="Calibri"/>
                <w:b/>
                <w:bCs/>
                <w:sz w:val="22"/>
                <w:szCs w:val="22"/>
              </w:rPr>
              <w:t xml:space="preserve">15th </w:t>
            </w:r>
            <w:proofErr w:type="gramStart"/>
            <w:r w:rsidRPr="00D30C4B">
              <w:rPr>
                <w:rFonts w:ascii="Source Sans Pro" w:hAnsi="Source Sans Pro" w:cs="Calibri"/>
                <w:b/>
                <w:bCs/>
                <w:sz w:val="22"/>
                <w:szCs w:val="22"/>
              </w:rPr>
              <w:t>November,</w:t>
            </w:r>
            <w:proofErr w:type="gramEnd"/>
            <w:r w:rsidRPr="00D30C4B">
              <w:rPr>
                <w:rFonts w:ascii="Source Sans Pro" w:hAnsi="Source Sans Pro" w:cs="Calibri"/>
                <w:b/>
                <w:bCs/>
                <w:sz w:val="22"/>
                <w:szCs w:val="22"/>
              </w:rPr>
              <w:t xml:space="preserve"> 202</w:t>
            </w:r>
            <w:r>
              <w:rPr>
                <w:rFonts w:ascii="Source Sans Pro" w:hAnsi="Source Sans Pro" w:cs="Calibri"/>
                <w:b/>
                <w:bCs/>
                <w:sz w:val="22"/>
                <w:szCs w:val="22"/>
              </w:rPr>
              <w:t>1:</w:t>
            </w:r>
          </w:p>
          <w:p w14:paraId="32D9D067" w14:textId="77777777" w:rsidR="00C56650" w:rsidRPr="00E67969" w:rsidRDefault="00C56650" w:rsidP="00B21ECD">
            <w:pPr>
              <w:ind w:firstLine="284"/>
              <w:jc w:val="both"/>
              <w:rPr>
                <w:rFonts w:ascii="Source Sans Pro" w:hAnsi="Source Sans Pro" w:cs="Calibri"/>
                <w:b/>
                <w:bCs/>
                <w:sz w:val="22"/>
                <w:szCs w:val="22"/>
              </w:rPr>
            </w:pPr>
            <w:r w:rsidRPr="00E67969">
              <w:rPr>
                <w:rFonts w:ascii="Source Sans Pro" w:hAnsi="Source Sans Pro" w:cs="Calibri"/>
                <w:b/>
                <w:bCs/>
                <w:sz w:val="22"/>
                <w:szCs w:val="22"/>
              </w:rPr>
              <w:t>Beit Cure Hospital: Meeting with hospital staff</w:t>
            </w:r>
          </w:p>
          <w:p w14:paraId="691CBD9B" w14:textId="77777777" w:rsidR="00C56650" w:rsidRPr="00B21ECD" w:rsidRDefault="00C56650" w:rsidP="00B21ECD">
            <w:pPr>
              <w:pStyle w:val="Listenabsatz"/>
              <w:numPr>
                <w:ilvl w:val="0"/>
                <w:numId w:val="3"/>
              </w:numPr>
              <w:ind w:firstLine="284"/>
              <w:jc w:val="both"/>
              <w:rPr>
                <w:rFonts w:ascii="Source Sans Pro" w:hAnsi="Source Sans Pro" w:cs="Calibri"/>
              </w:rPr>
            </w:pPr>
            <w:r w:rsidRPr="00B21ECD">
              <w:rPr>
                <w:rFonts w:ascii="Source Sans Pro" w:hAnsi="Source Sans Pro" w:cs="Calibri"/>
              </w:rPr>
              <w:t>Introduction of BCH and all participants from partner and CBM side, welcoming words</w:t>
            </w:r>
          </w:p>
          <w:p w14:paraId="0EA2DA5F" w14:textId="59053369" w:rsidR="00C56650" w:rsidRPr="00B21ECD" w:rsidRDefault="00C56650" w:rsidP="00B21ECD">
            <w:pPr>
              <w:pStyle w:val="Listenabsatz"/>
              <w:numPr>
                <w:ilvl w:val="0"/>
                <w:numId w:val="3"/>
              </w:numPr>
              <w:ind w:left="1014" w:firstLine="0"/>
              <w:jc w:val="both"/>
              <w:rPr>
                <w:rFonts w:ascii="Source Sans Pro" w:hAnsi="Source Sans Pro" w:cs="Calibri"/>
              </w:rPr>
            </w:pPr>
            <w:r w:rsidRPr="00B21ECD">
              <w:rPr>
                <w:rFonts w:ascii="Source Sans Pro" w:hAnsi="Source Sans Pro" w:cs="Calibri"/>
              </w:rPr>
              <w:t>Project visit to be considered as opportunity for joint learning, clarification of expectations and requirements, exchange on challenges and lessons learned, review of achievements</w:t>
            </w:r>
          </w:p>
          <w:p w14:paraId="18A03A0B" w14:textId="77777777" w:rsidR="00C56650" w:rsidRDefault="00C56650" w:rsidP="00B21ECD">
            <w:pPr>
              <w:ind w:firstLine="284"/>
              <w:jc w:val="both"/>
              <w:rPr>
                <w:rFonts w:ascii="Source Sans Pro" w:hAnsi="Source Sans Pro" w:cs="Calibri"/>
                <w:sz w:val="22"/>
                <w:szCs w:val="22"/>
              </w:rPr>
            </w:pPr>
          </w:p>
          <w:p w14:paraId="55DF6F11" w14:textId="77777777" w:rsidR="00C56650" w:rsidRPr="00E67969" w:rsidRDefault="00C56650" w:rsidP="00B21ECD">
            <w:pPr>
              <w:ind w:firstLine="284"/>
              <w:jc w:val="both"/>
              <w:rPr>
                <w:rFonts w:ascii="Source Sans Pro" w:hAnsi="Source Sans Pro" w:cs="Calibri"/>
                <w:b/>
                <w:bCs/>
                <w:sz w:val="22"/>
                <w:szCs w:val="22"/>
              </w:rPr>
            </w:pPr>
            <w:r w:rsidRPr="00E67969">
              <w:rPr>
                <w:rFonts w:ascii="Source Sans Pro" w:hAnsi="Source Sans Pro" w:cs="Calibri"/>
                <w:b/>
                <w:bCs/>
                <w:sz w:val="22"/>
                <w:szCs w:val="22"/>
              </w:rPr>
              <w:t xml:space="preserve">Presentation of the achievements of the project P3851: </w:t>
            </w:r>
            <w:proofErr w:type="gramStart"/>
            <w:r w:rsidRPr="00E67969">
              <w:rPr>
                <w:rFonts w:ascii="Source Sans Pro" w:hAnsi="Source Sans Pro" w:cs="Calibri"/>
                <w:b/>
                <w:bCs/>
                <w:sz w:val="22"/>
                <w:szCs w:val="22"/>
              </w:rPr>
              <w:t>current status</w:t>
            </w:r>
            <w:proofErr w:type="gramEnd"/>
            <w:r w:rsidRPr="00E67969">
              <w:rPr>
                <w:rFonts w:ascii="Source Sans Pro" w:hAnsi="Source Sans Pro" w:cs="Calibri"/>
                <w:b/>
                <w:bCs/>
                <w:sz w:val="22"/>
                <w:szCs w:val="22"/>
              </w:rPr>
              <w:t xml:space="preserve"> of implementation</w:t>
            </w:r>
          </w:p>
          <w:p w14:paraId="77B4CC6B" w14:textId="77777777" w:rsidR="00C56650" w:rsidRPr="00B21ECD" w:rsidRDefault="00C56650" w:rsidP="00B21ECD">
            <w:pPr>
              <w:pStyle w:val="Listenabsatz"/>
              <w:numPr>
                <w:ilvl w:val="0"/>
                <w:numId w:val="4"/>
              </w:numPr>
              <w:ind w:left="1014" w:hanging="10"/>
              <w:jc w:val="both"/>
              <w:rPr>
                <w:rFonts w:ascii="Source Sans Pro" w:hAnsi="Source Sans Pro" w:cs="Calibri"/>
              </w:rPr>
            </w:pPr>
            <w:r w:rsidRPr="00B21ECD">
              <w:rPr>
                <w:rFonts w:ascii="Source Sans Pro" w:hAnsi="Source Sans Pro" w:cs="Calibri"/>
              </w:rPr>
              <w:t>The BCH Project Manager gave a presentation on the progress achieved in activity implementation, actual indicator achievement vs. targets and plans for the remaining period</w:t>
            </w:r>
          </w:p>
          <w:p w14:paraId="001975BD" w14:textId="77777777" w:rsidR="00C56650" w:rsidRDefault="00C56650" w:rsidP="00B21ECD">
            <w:pPr>
              <w:rPr>
                <w:rFonts w:ascii="Source Sans Pro" w:hAnsi="Source Sans Pro"/>
                <w:b/>
                <w:sz w:val="22"/>
                <w:szCs w:val="22"/>
              </w:rPr>
            </w:pPr>
          </w:p>
          <w:p w14:paraId="592BEC59" w14:textId="77777777" w:rsidR="00C56650" w:rsidRDefault="00C56650" w:rsidP="00B21ECD">
            <w:pPr>
              <w:pStyle w:val="Listenabsatz"/>
              <w:ind w:left="720" w:firstLine="284"/>
              <w:jc w:val="both"/>
              <w:rPr>
                <w:rFonts w:ascii="Source Sans Pro" w:hAnsi="Source Sans Pro" w:cs="Calibri"/>
                <w:b/>
                <w:bCs/>
                <w:sz w:val="22"/>
                <w:szCs w:val="22"/>
              </w:rPr>
            </w:pPr>
            <w:r w:rsidRPr="00E67969">
              <w:rPr>
                <w:rFonts w:ascii="Source Sans Pro" w:hAnsi="Source Sans Pro" w:cs="Calibri"/>
                <w:b/>
                <w:bCs/>
                <w:sz w:val="22"/>
                <w:szCs w:val="22"/>
              </w:rPr>
              <w:t>The following highlights were presented:</w:t>
            </w:r>
          </w:p>
          <w:p w14:paraId="0516EA3A" w14:textId="77777777" w:rsidR="00C56650" w:rsidRPr="00B21ECD" w:rsidRDefault="00C56650" w:rsidP="00B21ECD">
            <w:pPr>
              <w:pStyle w:val="Listenabsatz"/>
              <w:numPr>
                <w:ilvl w:val="0"/>
                <w:numId w:val="6"/>
              </w:numPr>
              <w:tabs>
                <w:tab w:val="left" w:pos="1581"/>
              </w:tabs>
              <w:ind w:firstLine="76"/>
              <w:jc w:val="both"/>
              <w:rPr>
                <w:rFonts w:ascii="Source Sans Pro" w:hAnsi="Source Sans Pro" w:cs="Calibri"/>
              </w:rPr>
            </w:pPr>
            <w:r w:rsidRPr="00B21ECD">
              <w:rPr>
                <w:rFonts w:ascii="Source Sans Pro" w:hAnsi="Source Sans Pro" w:cs="Calibri"/>
              </w:rPr>
              <w:t>Ear specific services are established in Southern Province and strengthened in Lusaka</w:t>
            </w:r>
          </w:p>
          <w:p w14:paraId="5B246904" w14:textId="77777777" w:rsidR="00C56650" w:rsidRPr="00B21ECD" w:rsidRDefault="00C56650" w:rsidP="00B21ECD">
            <w:pPr>
              <w:pStyle w:val="Listenabsatz"/>
              <w:numPr>
                <w:ilvl w:val="0"/>
                <w:numId w:val="6"/>
              </w:numPr>
              <w:tabs>
                <w:tab w:val="left" w:pos="1581"/>
              </w:tabs>
              <w:ind w:firstLine="76"/>
              <w:jc w:val="both"/>
              <w:rPr>
                <w:rFonts w:ascii="Source Sans Pro" w:hAnsi="Source Sans Pro" w:cs="Calibri"/>
              </w:rPr>
            </w:pPr>
            <w:r w:rsidRPr="00B21ECD">
              <w:rPr>
                <w:rFonts w:ascii="Source Sans Pro" w:hAnsi="Source Sans Pro" w:cs="Calibri"/>
              </w:rPr>
              <w:t xml:space="preserve">Situation analysis and needs assessment of 15 selected training institutions on the practical implementation of the ENT component of the Clinical and Nursing Curriculum will be done </w:t>
            </w:r>
          </w:p>
          <w:p w14:paraId="1EDDB644" w14:textId="77777777" w:rsidR="00C56650" w:rsidRPr="00B21ECD" w:rsidRDefault="00C56650" w:rsidP="00B21ECD">
            <w:pPr>
              <w:pStyle w:val="Listenabsatz"/>
              <w:numPr>
                <w:ilvl w:val="0"/>
                <w:numId w:val="6"/>
              </w:numPr>
              <w:tabs>
                <w:tab w:val="left" w:pos="1581"/>
              </w:tabs>
              <w:ind w:firstLine="76"/>
              <w:jc w:val="both"/>
              <w:rPr>
                <w:rFonts w:ascii="Source Sans Pro" w:hAnsi="Source Sans Pro" w:cs="Calibri"/>
              </w:rPr>
            </w:pPr>
            <w:r w:rsidRPr="00B21ECD">
              <w:rPr>
                <w:rFonts w:ascii="Source Sans Pro" w:hAnsi="Source Sans Pro" w:cs="Calibri"/>
              </w:rPr>
              <w:t>The audiological booths were constructed (</w:t>
            </w:r>
            <w:proofErr w:type="spellStart"/>
            <w:r w:rsidRPr="00B21ECD">
              <w:rPr>
                <w:rFonts w:ascii="Source Sans Pro" w:hAnsi="Source Sans Pro" w:cs="Calibri"/>
              </w:rPr>
              <w:t>Choma</w:t>
            </w:r>
            <w:proofErr w:type="spellEnd"/>
            <w:r w:rsidRPr="00B21ECD">
              <w:rPr>
                <w:rFonts w:ascii="Source Sans Pro" w:hAnsi="Source Sans Pro" w:cs="Calibri"/>
              </w:rPr>
              <w:t xml:space="preserve"> General Hospital, Request </w:t>
            </w:r>
            <w:proofErr w:type="spellStart"/>
            <w:r w:rsidRPr="00B21ECD">
              <w:rPr>
                <w:rFonts w:ascii="Source Sans Pro" w:hAnsi="Source Sans Pro" w:cs="Calibri"/>
              </w:rPr>
              <w:t>Muntanga</w:t>
            </w:r>
            <w:proofErr w:type="spellEnd"/>
            <w:r w:rsidRPr="00B21ECD">
              <w:rPr>
                <w:rFonts w:ascii="Source Sans Pro" w:hAnsi="Source Sans Pro" w:cs="Calibri"/>
              </w:rPr>
              <w:t xml:space="preserve"> Hospital in </w:t>
            </w:r>
            <w:proofErr w:type="spellStart"/>
            <w:r w:rsidRPr="00B21ECD">
              <w:rPr>
                <w:rFonts w:ascii="Source Sans Pro" w:hAnsi="Source Sans Pro" w:cs="Calibri"/>
              </w:rPr>
              <w:t>Kalomo</w:t>
            </w:r>
            <w:proofErr w:type="spellEnd"/>
            <w:r w:rsidRPr="00B21ECD">
              <w:rPr>
                <w:rFonts w:ascii="Source Sans Pro" w:hAnsi="Source Sans Pro" w:cs="Calibri"/>
              </w:rPr>
              <w:t>, Livingstone Central Hospital) and are regularly used for hearing tests</w:t>
            </w:r>
          </w:p>
          <w:p w14:paraId="3AA61330" w14:textId="7E4AC998" w:rsidR="00C56650" w:rsidRPr="00B21ECD" w:rsidRDefault="00C56650" w:rsidP="00B21ECD">
            <w:pPr>
              <w:pStyle w:val="Listenabsatz"/>
              <w:numPr>
                <w:ilvl w:val="0"/>
                <w:numId w:val="6"/>
              </w:numPr>
              <w:tabs>
                <w:tab w:val="left" w:pos="1581"/>
              </w:tabs>
              <w:ind w:firstLine="76"/>
              <w:jc w:val="both"/>
              <w:rPr>
                <w:rFonts w:ascii="Source Sans Pro" w:hAnsi="Source Sans Pro" w:cs="Calibri"/>
              </w:rPr>
            </w:pPr>
            <w:r w:rsidRPr="00B21ECD">
              <w:rPr>
                <w:rFonts w:ascii="Source Sans Pro" w:hAnsi="Source Sans Pro" w:cs="Calibri"/>
              </w:rPr>
              <w:t>Temporal bone lab was established at University Teaching Hospital and will shortly be used for trainings</w:t>
            </w:r>
          </w:p>
          <w:p w14:paraId="103AF307" w14:textId="77777777" w:rsidR="00C56650" w:rsidRPr="00B21ECD" w:rsidRDefault="00C56650" w:rsidP="00B21ECD">
            <w:pPr>
              <w:pStyle w:val="Listenabsatz"/>
              <w:numPr>
                <w:ilvl w:val="0"/>
                <w:numId w:val="6"/>
              </w:numPr>
              <w:tabs>
                <w:tab w:val="left" w:pos="1581"/>
              </w:tabs>
              <w:ind w:firstLine="76"/>
              <w:jc w:val="both"/>
              <w:rPr>
                <w:rFonts w:ascii="Source Sans Pro" w:hAnsi="Source Sans Pro" w:cs="Calibri"/>
              </w:rPr>
            </w:pPr>
            <w:proofErr w:type="gramStart"/>
            <w:r w:rsidRPr="00B21ECD">
              <w:rPr>
                <w:rFonts w:ascii="Source Sans Pro" w:hAnsi="Source Sans Pro" w:cs="Calibri"/>
              </w:rPr>
              <w:t>As a consequence of</w:t>
            </w:r>
            <w:proofErr w:type="gramEnd"/>
            <w:r w:rsidRPr="00B21ECD">
              <w:rPr>
                <w:rFonts w:ascii="Source Sans Pro" w:hAnsi="Source Sans Pro" w:cs="Calibri"/>
              </w:rPr>
              <w:t xml:space="preserve"> the training of health personnel (ENT surgeons, public health planners, hearing aid technicians, speech therapy assistants, nurses, clinical officers, community health workers) the project contributed significantly to their specialization on ENT treatments/health planning</w:t>
            </w:r>
          </w:p>
          <w:p w14:paraId="408A1E2C" w14:textId="77777777" w:rsidR="00C56650" w:rsidRPr="00B21ECD" w:rsidRDefault="00C56650" w:rsidP="00B21ECD">
            <w:pPr>
              <w:pStyle w:val="Listenabsatz"/>
              <w:numPr>
                <w:ilvl w:val="0"/>
                <w:numId w:val="6"/>
              </w:numPr>
              <w:tabs>
                <w:tab w:val="left" w:pos="1581"/>
              </w:tabs>
              <w:ind w:firstLine="76"/>
              <w:jc w:val="both"/>
              <w:rPr>
                <w:rFonts w:ascii="Source Sans Pro" w:hAnsi="Source Sans Pro" w:cs="Calibri"/>
              </w:rPr>
            </w:pPr>
            <w:r w:rsidRPr="00B21ECD">
              <w:rPr>
                <w:rFonts w:ascii="Source Sans Pro" w:hAnsi="Source Sans Pro" w:cs="Calibri"/>
              </w:rPr>
              <w:t>Continued exchange between nurses, clinical officers and ENT surgeons via tele-health consultation system supports learning process and increases referrals of severe cases</w:t>
            </w:r>
          </w:p>
          <w:p w14:paraId="0DB45488" w14:textId="77777777" w:rsidR="00C56650" w:rsidRPr="00B21ECD" w:rsidRDefault="00C56650" w:rsidP="00B21ECD">
            <w:pPr>
              <w:pStyle w:val="Listenabsatz"/>
              <w:numPr>
                <w:ilvl w:val="0"/>
                <w:numId w:val="6"/>
              </w:numPr>
              <w:tabs>
                <w:tab w:val="left" w:pos="1581"/>
              </w:tabs>
              <w:ind w:firstLine="76"/>
              <w:jc w:val="both"/>
              <w:rPr>
                <w:rFonts w:ascii="Source Sans Pro" w:hAnsi="Source Sans Pro" w:cs="Calibri"/>
              </w:rPr>
            </w:pPr>
            <w:r w:rsidRPr="00B21ECD">
              <w:rPr>
                <w:rFonts w:ascii="Source Sans Pro" w:hAnsi="Source Sans Pro" w:cs="Calibri"/>
              </w:rPr>
              <w:t>Speech therapist employed at BCH is in regular exchange with parents and offers basic assistance, trainings for caretakers and conducts home-visits as well as periodic appointments at BCH</w:t>
            </w:r>
          </w:p>
          <w:p w14:paraId="5A1B9103" w14:textId="7B2D27D0" w:rsidR="00C56650" w:rsidRPr="00B21ECD" w:rsidRDefault="00C56650" w:rsidP="00B21ECD">
            <w:pPr>
              <w:pStyle w:val="Listenabsatz"/>
              <w:numPr>
                <w:ilvl w:val="0"/>
                <w:numId w:val="6"/>
              </w:numPr>
              <w:tabs>
                <w:tab w:val="left" w:pos="1581"/>
              </w:tabs>
              <w:ind w:firstLine="76"/>
              <w:jc w:val="both"/>
              <w:rPr>
                <w:rFonts w:ascii="Source Sans Pro" w:hAnsi="Source Sans Pro" w:cs="Calibri"/>
              </w:rPr>
            </w:pPr>
            <w:r w:rsidRPr="00B21ECD">
              <w:rPr>
                <w:rFonts w:ascii="Source Sans Pro" w:hAnsi="Source Sans Pro" w:cs="Calibri"/>
              </w:rPr>
              <w:t>The demand for ENT related services has increased significantly after community health workers intensified awareness-raising in Southern Province</w:t>
            </w:r>
          </w:p>
          <w:p w14:paraId="0E5D43E3" w14:textId="4C051036" w:rsidR="00C56650" w:rsidRPr="00B21ECD" w:rsidRDefault="00C56650" w:rsidP="00B21ECD">
            <w:pPr>
              <w:pStyle w:val="Listenabsatz"/>
              <w:numPr>
                <w:ilvl w:val="0"/>
                <w:numId w:val="6"/>
              </w:numPr>
              <w:tabs>
                <w:tab w:val="left" w:pos="1581"/>
              </w:tabs>
              <w:ind w:firstLine="76"/>
              <w:jc w:val="both"/>
              <w:rPr>
                <w:rFonts w:ascii="Source Sans Pro" w:hAnsi="Source Sans Pro" w:cs="Calibri"/>
                <w:b/>
                <w:bCs/>
              </w:rPr>
            </w:pPr>
            <w:r w:rsidRPr="00B21ECD">
              <w:rPr>
                <w:rFonts w:ascii="Source Sans Pro" w:hAnsi="Source Sans Pro" w:cs="Calibri"/>
              </w:rPr>
              <w:t>Outreaches conducted in Southern Province contribute a lot to actual achievement of indicator: in Q3 2021, 61% of consultations were done in Southern Province (3,862); 59,540 treatments were made in total, while target was 31,800</w:t>
            </w:r>
          </w:p>
          <w:p w14:paraId="77CD71CF" w14:textId="77777777" w:rsidR="00C56650" w:rsidRDefault="00C56650" w:rsidP="00B21ECD">
            <w:pPr>
              <w:tabs>
                <w:tab w:val="left" w:pos="1581"/>
              </w:tabs>
              <w:ind w:left="-971"/>
              <w:jc w:val="both"/>
              <w:rPr>
                <w:rFonts w:ascii="Source Sans Pro" w:hAnsi="Source Sans Pro" w:cs="Calibri"/>
                <w:b/>
                <w:bCs/>
                <w:sz w:val="22"/>
                <w:szCs w:val="22"/>
              </w:rPr>
            </w:pPr>
          </w:p>
          <w:p w14:paraId="75A19C6D" w14:textId="683FEF55" w:rsidR="00C56650" w:rsidRPr="00FD0C63" w:rsidRDefault="00C56650" w:rsidP="00B21ECD">
            <w:pPr>
              <w:tabs>
                <w:tab w:val="left" w:pos="1581"/>
              </w:tabs>
              <w:jc w:val="both"/>
              <w:rPr>
                <w:rFonts w:ascii="Source Sans Pro" w:hAnsi="Source Sans Pro" w:cs="Calibri"/>
                <w:b/>
                <w:bCs/>
                <w:sz w:val="22"/>
                <w:szCs w:val="22"/>
              </w:rPr>
            </w:pPr>
          </w:p>
        </w:tc>
        <w:tc>
          <w:tcPr>
            <w:tcW w:w="3403" w:type="dxa"/>
            <w:gridSpan w:val="3"/>
            <w:tcBorders>
              <w:bottom w:val="dashSmallGap" w:sz="4" w:space="0" w:color="A6A6A6" w:themeColor="background1" w:themeShade="A6"/>
            </w:tcBorders>
            <w:vAlign w:val="center"/>
          </w:tcPr>
          <w:p w14:paraId="3FBE2936" w14:textId="13606750" w:rsidR="00C56650" w:rsidRDefault="00C56650" w:rsidP="00B21ECD">
            <w:pPr>
              <w:rPr>
                <w:rFonts w:ascii="Source Sans Pro" w:hAnsi="Source Sans Pro"/>
                <w:b/>
                <w:sz w:val="22"/>
                <w:szCs w:val="22"/>
              </w:rPr>
            </w:pPr>
          </w:p>
        </w:tc>
      </w:tr>
      <w:tr w:rsidR="00DE679D" w:rsidRPr="00922983" w14:paraId="2C118D6A" w14:textId="2B2C7405" w:rsidTr="74605382">
        <w:trPr>
          <w:gridBefore w:val="1"/>
          <w:wBefore w:w="149" w:type="dxa"/>
          <w:trHeight w:hRule="exact" w:val="8979"/>
        </w:trPr>
        <w:tc>
          <w:tcPr>
            <w:tcW w:w="12191" w:type="dxa"/>
            <w:gridSpan w:val="2"/>
            <w:tcBorders>
              <w:bottom w:val="dashSmallGap" w:sz="4" w:space="0" w:color="A6A6A6" w:themeColor="background1" w:themeShade="A6"/>
            </w:tcBorders>
            <w:vAlign w:val="center"/>
          </w:tcPr>
          <w:p w14:paraId="4346C313" w14:textId="77777777" w:rsidR="00DE679D" w:rsidRPr="00E67969" w:rsidRDefault="00DE679D" w:rsidP="00B21ECD">
            <w:pPr>
              <w:jc w:val="both"/>
              <w:rPr>
                <w:rFonts w:ascii="Source Sans Pro" w:hAnsi="Source Sans Pro" w:cs="Calibri"/>
                <w:b/>
                <w:bCs/>
                <w:sz w:val="22"/>
                <w:szCs w:val="22"/>
              </w:rPr>
            </w:pPr>
            <w:r w:rsidRPr="00E67969">
              <w:rPr>
                <w:rFonts w:ascii="Source Sans Pro" w:hAnsi="Source Sans Pro" w:cs="Calibri"/>
                <w:b/>
                <w:bCs/>
                <w:sz w:val="22"/>
                <w:szCs w:val="22"/>
              </w:rPr>
              <w:lastRenderedPageBreak/>
              <w:t>Discussion of outstanding activities and project finalization of P3851</w:t>
            </w:r>
          </w:p>
          <w:p w14:paraId="0CB69343" w14:textId="6D107545" w:rsidR="00DE679D" w:rsidRPr="00B21ECD" w:rsidRDefault="00DE679D" w:rsidP="00B21ECD">
            <w:pPr>
              <w:pStyle w:val="Listenabsatz"/>
              <w:numPr>
                <w:ilvl w:val="0"/>
                <w:numId w:val="8"/>
              </w:numPr>
              <w:jc w:val="both"/>
              <w:rPr>
                <w:rFonts w:ascii="Source Sans Pro" w:hAnsi="Source Sans Pro" w:cs="Calibri"/>
              </w:rPr>
            </w:pPr>
            <w:r w:rsidRPr="00B21ECD">
              <w:rPr>
                <w:rFonts w:ascii="Source Sans Pro" w:hAnsi="Source Sans Pro" w:cs="Calibri"/>
              </w:rPr>
              <w:t>Two to four doctors of UNZA will participate in training at temporal bone lab, though it will not be possible to train all 8 ENT students until project end due to lack of ENT surgeons in country</w:t>
            </w:r>
            <w:r>
              <w:rPr>
                <w:rFonts w:ascii="Source Sans Pro" w:hAnsi="Source Sans Pro" w:cs="Calibri"/>
              </w:rPr>
              <w:t xml:space="preserve"> (final report to comprehensively lay out reasons in any case where target achievement was not possible</w:t>
            </w:r>
            <w:r w:rsidRPr="00B21ECD">
              <w:rPr>
                <w:rFonts w:ascii="Source Sans Pro" w:hAnsi="Source Sans Pro" w:cs="Calibri"/>
              </w:rPr>
              <w:t>; BCH continues to raise awareness and advocate for great need of ENT surgeons</w:t>
            </w:r>
          </w:p>
          <w:p w14:paraId="533C1F45" w14:textId="51CB43C7" w:rsidR="00DE679D" w:rsidRPr="00B21ECD" w:rsidRDefault="00DE679D" w:rsidP="00B21ECD">
            <w:pPr>
              <w:pStyle w:val="Listenabsatz"/>
              <w:numPr>
                <w:ilvl w:val="0"/>
                <w:numId w:val="8"/>
              </w:numPr>
              <w:jc w:val="both"/>
              <w:rPr>
                <w:rFonts w:ascii="Source Sans Pro" w:hAnsi="Source Sans Pro" w:cs="Calibri"/>
              </w:rPr>
            </w:pPr>
            <w:r w:rsidRPr="00B21ECD">
              <w:rPr>
                <w:rFonts w:ascii="Source Sans Pro" w:hAnsi="Source Sans Pro" w:cs="Calibri"/>
              </w:rPr>
              <w:t>Conduction of School screenings (11,569 out of 22,1000 were conducted until Q3 2021)</w:t>
            </w:r>
          </w:p>
          <w:p w14:paraId="4488812B" w14:textId="4CB2094F" w:rsidR="00DE679D" w:rsidRPr="00B21ECD" w:rsidRDefault="00DE679D" w:rsidP="00B21ECD">
            <w:pPr>
              <w:pStyle w:val="Listenabsatz"/>
              <w:numPr>
                <w:ilvl w:val="0"/>
                <w:numId w:val="8"/>
              </w:numPr>
              <w:jc w:val="both"/>
              <w:rPr>
                <w:rFonts w:ascii="Source Sans Pro" w:hAnsi="Source Sans Pro" w:cs="Calibri"/>
              </w:rPr>
            </w:pPr>
            <w:r w:rsidRPr="00B21ECD">
              <w:rPr>
                <w:rFonts w:ascii="Source Sans Pro" w:hAnsi="Source Sans Pro" w:cs="Calibri"/>
              </w:rPr>
              <w:t>Implementation of ENT topics in curriculum of nurses and clinical officers: needs assessment regarding challenges in learning and teaching ENT topics planned for Q4; improvement of practical implementation, support with basic ENT equipment, post-survey</w:t>
            </w:r>
          </w:p>
          <w:p w14:paraId="43D02610" w14:textId="77777777" w:rsidR="00DE679D" w:rsidRPr="00B21ECD" w:rsidRDefault="00DE679D" w:rsidP="00B21ECD">
            <w:pPr>
              <w:pStyle w:val="Listenabsatz"/>
              <w:numPr>
                <w:ilvl w:val="0"/>
                <w:numId w:val="8"/>
              </w:numPr>
              <w:jc w:val="both"/>
              <w:rPr>
                <w:rFonts w:ascii="Source Sans Pro" w:hAnsi="Source Sans Pro" w:cs="Calibri"/>
              </w:rPr>
            </w:pPr>
            <w:r w:rsidRPr="00B21ECD">
              <w:rPr>
                <w:rFonts w:ascii="Source Sans Pro" w:hAnsi="Source Sans Pro" w:cs="Calibri"/>
              </w:rPr>
              <w:t>ENT prevalence survey: protocol was approved by ethics committee, adjusted design increases significance and enables us to use results for stakeholder information and to advocate for the need of ENT services on national level</w:t>
            </w:r>
          </w:p>
          <w:p w14:paraId="23510CAE" w14:textId="13968ACA" w:rsidR="00DE679D" w:rsidRPr="00B21ECD" w:rsidRDefault="00DE679D" w:rsidP="00B21ECD">
            <w:pPr>
              <w:pStyle w:val="Listenabsatz"/>
              <w:numPr>
                <w:ilvl w:val="0"/>
                <w:numId w:val="8"/>
              </w:numPr>
              <w:jc w:val="both"/>
              <w:rPr>
                <w:rFonts w:ascii="Source Sans Pro" w:hAnsi="Source Sans Pro" w:cs="Calibri"/>
              </w:rPr>
            </w:pPr>
            <w:r w:rsidRPr="00B21ECD">
              <w:rPr>
                <w:rFonts w:ascii="Source Sans Pro" w:hAnsi="Source Sans Pro" w:cs="Calibri"/>
              </w:rPr>
              <w:t>Review of ENT National Plan and development of new strategic plan</w:t>
            </w:r>
          </w:p>
          <w:p w14:paraId="77603305" w14:textId="77777777" w:rsidR="00DE679D" w:rsidRPr="00B21ECD" w:rsidRDefault="00DE679D" w:rsidP="00B21ECD">
            <w:pPr>
              <w:pStyle w:val="Listenabsatz"/>
              <w:numPr>
                <w:ilvl w:val="0"/>
                <w:numId w:val="8"/>
              </w:numPr>
              <w:jc w:val="both"/>
              <w:rPr>
                <w:rFonts w:ascii="Source Sans Pro" w:hAnsi="Source Sans Pro" w:cs="Calibri"/>
              </w:rPr>
            </w:pPr>
            <w:r w:rsidRPr="00B21ECD">
              <w:rPr>
                <w:rFonts w:ascii="Source Sans Pro" w:hAnsi="Source Sans Pro" w:cs="Calibri"/>
              </w:rPr>
              <w:t>Meetings of ENT National Committee: challenges in finding appointment with Director of Clinical Health, new people after election are hard to organize, hoping for shortcut for appointment letter</w:t>
            </w:r>
          </w:p>
          <w:p w14:paraId="40922F6B" w14:textId="77777777" w:rsidR="00DE679D" w:rsidRPr="00B21ECD" w:rsidRDefault="00DE679D" w:rsidP="00B21ECD">
            <w:pPr>
              <w:pStyle w:val="Listenabsatz"/>
              <w:numPr>
                <w:ilvl w:val="0"/>
                <w:numId w:val="8"/>
              </w:numPr>
              <w:jc w:val="both"/>
              <w:rPr>
                <w:rFonts w:ascii="Source Sans Pro" w:hAnsi="Source Sans Pro" w:cs="Calibri"/>
              </w:rPr>
            </w:pPr>
            <w:r w:rsidRPr="00B21ECD">
              <w:rPr>
                <w:rFonts w:ascii="Source Sans Pro" w:hAnsi="Source Sans Pro" w:cs="Calibri"/>
              </w:rPr>
              <w:t>Official launch and screening event in Livingstone planned for Q4, awareness-raising</w:t>
            </w:r>
          </w:p>
          <w:p w14:paraId="4331E53A" w14:textId="77777777" w:rsidR="00DE679D" w:rsidRPr="00B21ECD" w:rsidRDefault="00DE679D" w:rsidP="00B21ECD">
            <w:pPr>
              <w:pStyle w:val="Listenabsatz"/>
              <w:numPr>
                <w:ilvl w:val="0"/>
                <w:numId w:val="8"/>
              </w:numPr>
              <w:jc w:val="both"/>
              <w:rPr>
                <w:rFonts w:ascii="Source Sans Pro" w:hAnsi="Source Sans Pro" w:cs="Calibri"/>
              </w:rPr>
            </w:pPr>
            <w:r w:rsidRPr="00B21ECD">
              <w:rPr>
                <w:rFonts w:ascii="Source Sans Pro" w:hAnsi="Source Sans Pro" w:cs="Calibri"/>
              </w:rPr>
              <w:t xml:space="preserve">Hand over event in </w:t>
            </w:r>
            <w:proofErr w:type="spellStart"/>
            <w:r w:rsidRPr="00B21ECD">
              <w:rPr>
                <w:rFonts w:ascii="Source Sans Pro" w:hAnsi="Source Sans Pro" w:cs="Calibri"/>
              </w:rPr>
              <w:t>Choma</w:t>
            </w:r>
            <w:proofErr w:type="spellEnd"/>
            <w:r w:rsidRPr="00B21ECD">
              <w:rPr>
                <w:rFonts w:ascii="Source Sans Pro" w:hAnsi="Source Sans Pro" w:cs="Calibri"/>
              </w:rPr>
              <w:t xml:space="preserve"> and </w:t>
            </w:r>
            <w:proofErr w:type="spellStart"/>
            <w:r w:rsidRPr="00B21ECD">
              <w:rPr>
                <w:rFonts w:ascii="Source Sans Pro" w:hAnsi="Source Sans Pro" w:cs="Calibri"/>
              </w:rPr>
              <w:t>Kalomo</w:t>
            </w:r>
            <w:proofErr w:type="spellEnd"/>
          </w:p>
          <w:p w14:paraId="6C33B53D" w14:textId="77777777" w:rsidR="00DE679D" w:rsidRPr="00B21ECD" w:rsidRDefault="00DE679D" w:rsidP="00B21ECD">
            <w:pPr>
              <w:ind w:left="589"/>
              <w:jc w:val="both"/>
              <w:rPr>
                <w:rFonts w:ascii="Source Sans Pro" w:hAnsi="Source Sans Pro" w:cs="Calibri"/>
                <w:b/>
                <w:bCs/>
                <w:sz w:val="10"/>
                <w:szCs w:val="10"/>
              </w:rPr>
            </w:pPr>
          </w:p>
          <w:p w14:paraId="16BCD6D4" w14:textId="77777777" w:rsidR="00DE679D" w:rsidRPr="00E67969" w:rsidRDefault="00DE679D" w:rsidP="00B21ECD">
            <w:pPr>
              <w:jc w:val="both"/>
              <w:rPr>
                <w:rFonts w:ascii="Source Sans Pro" w:hAnsi="Source Sans Pro" w:cs="Calibri"/>
                <w:b/>
                <w:bCs/>
                <w:sz w:val="22"/>
                <w:szCs w:val="22"/>
              </w:rPr>
            </w:pPr>
            <w:r w:rsidRPr="00E67969">
              <w:rPr>
                <w:rFonts w:ascii="Source Sans Pro" w:hAnsi="Source Sans Pro" w:cs="Calibri"/>
                <w:b/>
                <w:bCs/>
                <w:sz w:val="22"/>
                <w:szCs w:val="22"/>
              </w:rPr>
              <w:t>Exchange on challenges and lessons learned of P3851</w:t>
            </w:r>
          </w:p>
          <w:p w14:paraId="634EBAFC" w14:textId="18036315" w:rsidR="00DE679D" w:rsidRPr="00B21ECD" w:rsidRDefault="00DE679D" w:rsidP="00B21ECD">
            <w:pPr>
              <w:pStyle w:val="Listenabsatz"/>
              <w:numPr>
                <w:ilvl w:val="0"/>
                <w:numId w:val="9"/>
              </w:numPr>
              <w:jc w:val="both"/>
              <w:rPr>
                <w:rFonts w:ascii="Source Sans Pro" w:hAnsi="Source Sans Pro" w:cs="Calibri"/>
              </w:rPr>
            </w:pPr>
            <w:r w:rsidRPr="00B21ECD">
              <w:rPr>
                <w:rFonts w:ascii="Source Sans Pro" w:hAnsi="Source Sans Pro" w:cs="Calibri"/>
              </w:rPr>
              <w:t xml:space="preserve">Constitution of National ENT Committee: the absence of the committee is considered as main reason for all other challenges; approval of permanent secretary of Ministry of Health required for the distribution of appointment letters to stakeholders, delegation of task to Director of Clinical Health, difficulties in receiving appointment at the end of political cycle; Dr. </w:t>
            </w:r>
            <w:proofErr w:type="spellStart"/>
            <w:r w:rsidRPr="00B21ECD">
              <w:rPr>
                <w:rFonts w:ascii="Source Sans Pro" w:hAnsi="Source Sans Pro" w:cs="Calibri"/>
              </w:rPr>
              <w:t>Hapunda</w:t>
            </w:r>
            <w:proofErr w:type="spellEnd"/>
            <w:r w:rsidRPr="00B21ECD">
              <w:rPr>
                <w:rFonts w:ascii="Source Sans Pro" w:hAnsi="Source Sans Pro" w:cs="Calibri"/>
              </w:rPr>
              <w:t xml:space="preserve"> and BCH finally received an appointment on the last day of office before election and presented the background idea and purpose of the committee, which was also captured for radio and TV. Even though the same permanent secretary continues in office it is hard to predict if he is still in favor of the idea, hoping for shortcut for appointment letter</w:t>
            </w:r>
            <w:r>
              <w:rPr>
                <w:rFonts w:ascii="Source Sans Pro" w:hAnsi="Source Sans Pro" w:cs="Calibri"/>
              </w:rPr>
              <w:t>. Networking and relationship building should further be strengthened.</w:t>
            </w:r>
          </w:p>
          <w:p w14:paraId="658A4B9F" w14:textId="44E088D5" w:rsidR="00DE679D" w:rsidRDefault="00DE679D" w:rsidP="00B21ECD">
            <w:pPr>
              <w:pStyle w:val="Listenabsatz"/>
              <w:numPr>
                <w:ilvl w:val="0"/>
                <w:numId w:val="9"/>
              </w:numPr>
              <w:jc w:val="both"/>
              <w:rPr>
                <w:rFonts w:ascii="Source Sans Pro" w:hAnsi="Source Sans Pro" w:cs="Calibri"/>
              </w:rPr>
            </w:pPr>
            <w:r w:rsidRPr="00B21ECD">
              <w:rPr>
                <w:rFonts w:ascii="Source Sans Pro" w:hAnsi="Source Sans Pro" w:cs="Calibri"/>
              </w:rPr>
              <w:t>As decreasing number of cases was detected during school screenings (thesis: parents leave children with hearing impairments out of school), BCH decided on a change of approach</w:t>
            </w:r>
            <w:r>
              <w:rPr>
                <w:rFonts w:ascii="Source Sans Pro" w:hAnsi="Source Sans Pro" w:cs="Calibri"/>
              </w:rPr>
              <w:t>, which is currently applied</w:t>
            </w:r>
            <w:r w:rsidRPr="00B21ECD">
              <w:rPr>
                <w:rFonts w:ascii="Source Sans Pro" w:hAnsi="Source Sans Pro" w:cs="Calibri"/>
              </w:rPr>
              <w:t xml:space="preserve">: stronger engagement with communities during outreaches and screenings to detect </w:t>
            </w:r>
            <w:proofErr w:type="spellStart"/>
            <w:r w:rsidRPr="00B21ECD">
              <w:rPr>
                <w:rFonts w:ascii="Source Sans Pro" w:hAnsi="Source Sans Pro" w:cs="Calibri"/>
              </w:rPr>
              <w:t>out-of</w:t>
            </w:r>
            <w:proofErr w:type="spellEnd"/>
            <w:r w:rsidRPr="00B21ECD">
              <w:rPr>
                <w:rFonts w:ascii="Source Sans Pro" w:hAnsi="Source Sans Pro" w:cs="Calibri"/>
              </w:rPr>
              <w:t xml:space="preserve"> school children with hearing impairments, raising awareness during neonatal/maternal courses for early detection of hearing impairments, speech therapists also go to communities (part of strengthening activity of change request)</w:t>
            </w:r>
          </w:p>
          <w:p w14:paraId="6EC58E82" w14:textId="26808126" w:rsidR="00DE679D" w:rsidRPr="004728C9" w:rsidRDefault="00DE679D" w:rsidP="00CE4380">
            <w:pPr>
              <w:pStyle w:val="Listenabsatz"/>
              <w:numPr>
                <w:ilvl w:val="0"/>
                <w:numId w:val="9"/>
              </w:numPr>
              <w:jc w:val="both"/>
              <w:rPr>
                <w:rFonts w:ascii="Source Sans Pro" w:hAnsi="Source Sans Pro" w:cs="Calibri"/>
              </w:rPr>
            </w:pPr>
            <w:r w:rsidRPr="004728C9">
              <w:rPr>
                <w:rFonts w:ascii="Source Sans Pro" w:hAnsi="Source Sans Pro" w:cs="Calibri"/>
              </w:rPr>
              <w:t xml:space="preserve">After ENT surgeon left BCH, there was no doctor who could perform Tympanoplasty (successor does not do any ear surgery). Therefore, Dr. </w:t>
            </w:r>
            <w:proofErr w:type="spellStart"/>
            <w:r w:rsidRPr="004728C9">
              <w:rPr>
                <w:rFonts w:ascii="Source Sans Pro" w:hAnsi="Source Sans Pro" w:cs="Calibri"/>
              </w:rPr>
              <w:t>Hapunda</w:t>
            </w:r>
            <w:proofErr w:type="spellEnd"/>
            <w:r w:rsidRPr="004728C9">
              <w:rPr>
                <w:rFonts w:ascii="Source Sans Pro" w:hAnsi="Source Sans Pro" w:cs="Calibri"/>
              </w:rPr>
              <w:t xml:space="preserve"> got involved and helps in doing ear surgeries. Besides,</w:t>
            </w:r>
            <w:r>
              <w:rPr>
                <w:rFonts w:ascii="Source Sans Pro" w:hAnsi="Source Sans Pro" w:cs="Calibri"/>
              </w:rPr>
              <w:t xml:space="preserve"> t</w:t>
            </w:r>
            <w:r w:rsidRPr="004728C9">
              <w:rPr>
                <w:rFonts w:ascii="Source Sans Pro" w:hAnsi="Source Sans Pro" w:cs="Calibri"/>
              </w:rPr>
              <w:t xml:space="preserve">he ENT surgeons at </w:t>
            </w:r>
            <w:proofErr w:type="spellStart"/>
            <w:r w:rsidRPr="004728C9">
              <w:rPr>
                <w:rFonts w:ascii="Source Sans Pro" w:hAnsi="Source Sans Pro" w:cs="Calibri"/>
              </w:rPr>
              <w:t>Kabwe</w:t>
            </w:r>
            <w:proofErr w:type="spellEnd"/>
            <w:r w:rsidRPr="004728C9">
              <w:rPr>
                <w:rFonts w:ascii="Source Sans Pro" w:hAnsi="Source Sans Pro" w:cs="Calibri"/>
              </w:rPr>
              <w:t xml:space="preserve"> Central and Livingstone left their respective hospitals. While Dr. </w:t>
            </w:r>
            <w:proofErr w:type="spellStart"/>
            <w:r w:rsidRPr="004728C9">
              <w:rPr>
                <w:rFonts w:ascii="Source Sans Pro" w:hAnsi="Source Sans Pro" w:cs="Calibri"/>
              </w:rPr>
              <w:t>Malambo</w:t>
            </w:r>
            <w:proofErr w:type="spellEnd"/>
            <w:r w:rsidRPr="004728C9">
              <w:rPr>
                <w:rFonts w:ascii="Source Sans Pro" w:hAnsi="Source Sans Pro" w:cs="Calibri"/>
              </w:rPr>
              <w:t xml:space="preserve"> does surgical outreach in Livingstone, there is no permanent ENT surgeon at </w:t>
            </w:r>
            <w:proofErr w:type="spellStart"/>
            <w:r w:rsidRPr="004728C9">
              <w:rPr>
                <w:rFonts w:ascii="Source Sans Pro" w:hAnsi="Source Sans Pro" w:cs="Calibri"/>
              </w:rPr>
              <w:t>Kabwe</w:t>
            </w:r>
            <w:proofErr w:type="spellEnd"/>
            <w:r>
              <w:rPr>
                <w:rFonts w:ascii="Source Sans Pro" w:hAnsi="Source Sans Pro" w:cs="Calibri"/>
              </w:rPr>
              <w:t xml:space="preserve"> Central</w:t>
            </w:r>
            <w:r w:rsidRPr="004728C9">
              <w:rPr>
                <w:rFonts w:ascii="Source Sans Pro" w:hAnsi="Source Sans Pro" w:cs="Calibri"/>
              </w:rPr>
              <w:t xml:space="preserve"> and BCH. Recommendation: Employ another ENT who is able to perform Tympanoplasty for BCH</w:t>
            </w:r>
            <w:r>
              <w:rPr>
                <w:rFonts w:ascii="Source Sans Pro" w:hAnsi="Source Sans Pro" w:cs="Calibri"/>
              </w:rPr>
              <w:t xml:space="preserve"> and is also committed to</w:t>
            </w:r>
            <w:r w:rsidRPr="004728C9">
              <w:rPr>
                <w:rFonts w:ascii="Source Sans Pro" w:hAnsi="Source Sans Pro" w:cs="Calibri"/>
              </w:rPr>
              <w:t xml:space="preserve"> do ear surgical outreaches</w:t>
            </w:r>
            <w:r>
              <w:rPr>
                <w:rFonts w:ascii="Source Sans Pro" w:hAnsi="Source Sans Pro" w:cs="Calibri"/>
              </w:rPr>
              <w:t xml:space="preserve"> to </w:t>
            </w:r>
            <w:proofErr w:type="spellStart"/>
            <w:r>
              <w:rPr>
                <w:rFonts w:ascii="Source Sans Pro" w:hAnsi="Source Sans Pro" w:cs="Calibri"/>
              </w:rPr>
              <w:t>Kabwe</w:t>
            </w:r>
            <w:proofErr w:type="spellEnd"/>
            <w:r>
              <w:rPr>
                <w:rFonts w:ascii="Source Sans Pro" w:hAnsi="Source Sans Pro" w:cs="Calibri"/>
              </w:rPr>
              <w:t xml:space="preserve"> and Livingstone. As transitional solution, mentorship of two clinicians who could do minor surgeries was requested.</w:t>
            </w:r>
          </w:p>
          <w:p w14:paraId="1063124E" w14:textId="1FA5A9D4" w:rsidR="00DE679D" w:rsidRPr="00B21ECD" w:rsidRDefault="00DE679D" w:rsidP="00B21ECD">
            <w:pPr>
              <w:pStyle w:val="Listenabsatz"/>
              <w:numPr>
                <w:ilvl w:val="0"/>
                <w:numId w:val="9"/>
              </w:numPr>
              <w:jc w:val="both"/>
              <w:rPr>
                <w:rFonts w:ascii="Source Sans Pro" w:hAnsi="Source Sans Pro" w:cs="Calibri"/>
              </w:rPr>
            </w:pPr>
            <w:r w:rsidRPr="00B21ECD">
              <w:rPr>
                <w:rFonts w:ascii="Source Sans Pro" w:hAnsi="Source Sans Pro" w:cs="Calibri"/>
              </w:rPr>
              <w:t>Consultation platform of nurses/clinical officers and ENT surgeons has improved exchange on challenging cases and also increased number of referrals</w:t>
            </w:r>
          </w:p>
          <w:p w14:paraId="312700F9" w14:textId="7869523E" w:rsidR="00DE679D" w:rsidRPr="00B21ECD" w:rsidRDefault="00DE679D" w:rsidP="00B21ECD">
            <w:pPr>
              <w:pStyle w:val="Listenabsatz"/>
              <w:numPr>
                <w:ilvl w:val="0"/>
                <w:numId w:val="9"/>
              </w:numPr>
              <w:jc w:val="both"/>
              <w:rPr>
                <w:rFonts w:ascii="Source Sans Pro" w:hAnsi="Source Sans Pro" w:cs="Calibri"/>
              </w:rPr>
            </w:pPr>
            <w:r w:rsidRPr="00B21ECD">
              <w:rPr>
                <w:rFonts w:ascii="Source Sans Pro" w:hAnsi="Source Sans Pro" w:cs="Calibri"/>
              </w:rPr>
              <w:t>Follow up of patients is sometimes difficult, community volunteers are of much help though in locating patients</w:t>
            </w:r>
          </w:p>
          <w:p w14:paraId="6C2394D5" w14:textId="5C9AFFF4" w:rsidR="00DE679D" w:rsidRPr="00B53F4E" w:rsidRDefault="00DE679D" w:rsidP="00C307B6">
            <w:pPr>
              <w:pStyle w:val="Listenabsatz"/>
              <w:ind w:left="720"/>
              <w:jc w:val="both"/>
              <w:rPr>
                <w:rFonts w:ascii="Source Sans Pro" w:hAnsi="Source Sans Pro" w:cs="Calibri"/>
                <w:sz w:val="22"/>
                <w:szCs w:val="22"/>
              </w:rPr>
            </w:pPr>
          </w:p>
        </w:tc>
        <w:tc>
          <w:tcPr>
            <w:tcW w:w="3403" w:type="dxa"/>
            <w:gridSpan w:val="3"/>
            <w:tcBorders>
              <w:bottom w:val="dashSmallGap" w:sz="4" w:space="0" w:color="A6A6A6" w:themeColor="background1" w:themeShade="A6"/>
            </w:tcBorders>
          </w:tcPr>
          <w:p w14:paraId="73CCE559" w14:textId="77777777" w:rsidR="00DE679D" w:rsidRDefault="00DE679D" w:rsidP="00B21ECD">
            <w:pPr>
              <w:ind w:left="589" w:firstLine="284"/>
              <w:jc w:val="both"/>
              <w:rPr>
                <w:rFonts w:ascii="Source Sans Pro" w:hAnsi="Source Sans Pro" w:cs="Calibri"/>
                <w:b/>
                <w:bCs/>
                <w:sz w:val="22"/>
                <w:szCs w:val="22"/>
              </w:rPr>
            </w:pPr>
          </w:p>
          <w:p w14:paraId="1DDB84E7" w14:textId="77777777" w:rsidR="00DE679D" w:rsidRDefault="00DE679D" w:rsidP="00B21ECD">
            <w:pPr>
              <w:ind w:left="589" w:firstLine="284"/>
              <w:jc w:val="both"/>
              <w:rPr>
                <w:rFonts w:ascii="Source Sans Pro" w:hAnsi="Source Sans Pro" w:cs="Calibri"/>
                <w:b/>
                <w:bCs/>
                <w:sz w:val="22"/>
                <w:szCs w:val="22"/>
              </w:rPr>
            </w:pPr>
          </w:p>
          <w:p w14:paraId="6DDC4A0A" w14:textId="59AF8AB5" w:rsidR="00DE679D" w:rsidRPr="00155900" w:rsidRDefault="00DE679D" w:rsidP="00B21ECD">
            <w:pPr>
              <w:jc w:val="both"/>
              <w:rPr>
                <w:rFonts w:ascii="Source Sans Pro" w:hAnsi="Source Sans Pro" w:cs="Calibri"/>
                <w:sz w:val="22"/>
                <w:szCs w:val="22"/>
              </w:rPr>
            </w:pPr>
            <w:r w:rsidRPr="00E84595">
              <w:rPr>
                <w:rFonts w:ascii="Source Sans Pro" w:hAnsi="Source Sans Pro" w:cs="Calibri"/>
                <w:b/>
                <w:bCs/>
              </w:rPr>
              <w:t>Ste</w:t>
            </w:r>
            <w:r>
              <w:rPr>
                <w:rFonts w:ascii="Source Sans Pro" w:hAnsi="Source Sans Pro" w:cs="Calibri"/>
                <w:b/>
                <w:bCs/>
              </w:rPr>
              <w:t>v</w:t>
            </w:r>
            <w:r w:rsidRPr="00E84595">
              <w:rPr>
                <w:rFonts w:ascii="Source Sans Pro" w:hAnsi="Source Sans Pro" w:cs="Calibri"/>
                <w:b/>
                <w:bCs/>
              </w:rPr>
              <w:t xml:space="preserve">en and </w:t>
            </w:r>
            <w:proofErr w:type="spellStart"/>
            <w:r w:rsidRPr="00E84595">
              <w:rPr>
                <w:rFonts w:ascii="Source Sans Pro" w:hAnsi="Source Sans Pro" w:cs="Calibri"/>
                <w:b/>
                <w:bCs/>
              </w:rPr>
              <w:t>Chota</w:t>
            </w:r>
            <w:proofErr w:type="spellEnd"/>
            <w:r w:rsidRPr="00E84595">
              <w:rPr>
                <w:rFonts w:ascii="Source Sans Pro" w:hAnsi="Source Sans Pro" w:cs="Calibri"/>
                <w:b/>
                <w:bCs/>
              </w:rPr>
              <w:t>:</w:t>
            </w:r>
            <w:r w:rsidRPr="00E84595">
              <w:rPr>
                <w:rFonts w:ascii="Source Sans Pro" w:hAnsi="Source Sans Pro" w:cs="Calibri"/>
              </w:rPr>
              <w:t xml:space="preserve"> Provision of HIS and pictures – March 31, 2022</w:t>
            </w:r>
          </w:p>
        </w:tc>
        <w:tc>
          <w:tcPr>
            <w:tcW w:w="15743" w:type="dxa"/>
            <w:gridSpan w:val="2"/>
            <w:tcBorders>
              <w:bottom w:val="dashSmallGap" w:sz="4" w:space="0" w:color="A6A6A6" w:themeColor="background1" w:themeShade="A6"/>
            </w:tcBorders>
          </w:tcPr>
          <w:p w14:paraId="636BBF9A" w14:textId="77777777" w:rsidR="00DE679D" w:rsidRDefault="00DE679D" w:rsidP="00B21ECD">
            <w:pPr>
              <w:ind w:left="589" w:firstLine="284"/>
              <w:jc w:val="both"/>
              <w:rPr>
                <w:rFonts w:ascii="Source Sans Pro" w:hAnsi="Source Sans Pro" w:cs="Calibri"/>
                <w:b/>
                <w:bCs/>
                <w:sz w:val="22"/>
                <w:szCs w:val="22"/>
              </w:rPr>
            </w:pPr>
          </w:p>
        </w:tc>
      </w:tr>
      <w:tr w:rsidR="00DE679D" w:rsidRPr="00922983" w14:paraId="4B6571A8" w14:textId="7AAB5526" w:rsidTr="74605382">
        <w:trPr>
          <w:gridAfter w:val="1"/>
          <w:wAfter w:w="12" w:type="dxa"/>
          <w:trHeight w:hRule="exact" w:val="8979"/>
        </w:trPr>
        <w:tc>
          <w:tcPr>
            <w:tcW w:w="12328" w:type="dxa"/>
            <w:gridSpan w:val="2"/>
            <w:tcBorders>
              <w:bottom w:val="dashSmallGap" w:sz="4" w:space="0" w:color="A6A6A6" w:themeColor="background1" w:themeShade="A6"/>
            </w:tcBorders>
            <w:shd w:val="clear" w:color="auto" w:fill="auto"/>
            <w:vAlign w:val="center"/>
          </w:tcPr>
          <w:p w14:paraId="12EA0F2A" w14:textId="785C126C" w:rsidR="00DE679D" w:rsidRPr="00C307B6" w:rsidRDefault="00DE679D" w:rsidP="00C307B6">
            <w:pPr>
              <w:pStyle w:val="Listenabsatz"/>
              <w:numPr>
                <w:ilvl w:val="0"/>
                <w:numId w:val="11"/>
              </w:numPr>
              <w:jc w:val="both"/>
              <w:rPr>
                <w:rFonts w:ascii="Source Sans Pro" w:hAnsi="Source Sans Pro" w:cs="Calibri"/>
              </w:rPr>
            </w:pPr>
            <w:r w:rsidRPr="00B21ECD">
              <w:rPr>
                <w:rFonts w:ascii="Source Sans Pro" w:hAnsi="Source Sans Pro" w:cs="Calibri"/>
              </w:rPr>
              <w:lastRenderedPageBreak/>
              <w:t>MoH pushed ENT agenda back due to focus on COVID-19, general lack of ownership of government for ENT –&gt; challenges in inviting training participants, organizing outreaches, reaction: continued awareness-raising, lobbying, champion in government required</w:t>
            </w:r>
            <w:r>
              <w:rPr>
                <w:rFonts w:ascii="Source Sans Pro" w:hAnsi="Source Sans Pro" w:cs="Calibri"/>
              </w:rPr>
              <w:t>, billboards are good option to promote EHC</w:t>
            </w:r>
          </w:p>
          <w:p w14:paraId="2A331807" w14:textId="6DB9FB49" w:rsidR="00DE679D" w:rsidRPr="00B21ECD" w:rsidRDefault="00DE679D" w:rsidP="00C307B6">
            <w:pPr>
              <w:pStyle w:val="Listenabsatz"/>
              <w:numPr>
                <w:ilvl w:val="0"/>
                <w:numId w:val="11"/>
              </w:numPr>
              <w:jc w:val="both"/>
              <w:rPr>
                <w:rFonts w:ascii="Source Sans Pro" w:hAnsi="Source Sans Pro" w:cs="Calibri"/>
              </w:rPr>
            </w:pPr>
            <w:r w:rsidRPr="00B21ECD">
              <w:rPr>
                <w:rFonts w:ascii="Source Sans Pro" w:hAnsi="Source Sans Pro" w:cs="Calibri"/>
              </w:rPr>
              <w:t xml:space="preserve">Many health care centers were temporarily turned into COVID-19 </w:t>
            </w:r>
            <w:proofErr w:type="spellStart"/>
            <w:r w:rsidRPr="00B21ECD">
              <w:rPr>
                <w:rFonts w:ascii="Source Sans Pro" w:hAnsi="Source Sans Pro" w:cs="Calibri"/>
              </w:rPr>
              <w:t>centres</w:t>
            </w:r>
            <w:proofErr w:type="spellEnd"/>
            <w:r w:rsidRPr="00B21ECD">
              <w:rPr>
                <w:rFonts w:ascii="Source Sans Pro" w:hAnsi="Source Sans Pro" w:cs="Calibri"/>
              </w:rPr>
              <w:t>, which affected number of people who could be screened</w:t>
            </w:r>
          </w:p>
          <w:p w14:paraId="052D83B6" w14:textId="77777777" w:rsidR="00DE679D" w:rsidRDefault="00DE679D" w:rsidP="00C307B6">
            <w:pPr>
              <w:pStyle w:val="Listenabsatz"/>
              <w:numPr>
                <w:ilvl w:val="0"/>
                <w:numId w:val="11"/>
              </w:numPr>
              <w:jc w:val="both"/>
              <w:rPr>
                <w:rFonts w:ascii="Source Sans Pro" w:hAnsi="Source Sans Pro" w:cs="Calibri"/>
              </w:rPr>
            </w:pPr>
            <w:r w:rsidRPr="00B21ECD">
              <w:rPr>
                <w:rFonts w:ascii="Source Sans Pro" w:hAnsi="Source Sans Pro" w:cs="Calibri"/>
              </w:rPr>
              <w:t>Development of new strategic ENT plan also depends on official launch of national health strategy</w:t>
            </w:r>
          </w:p>
          <w:p w14:paraId="3EC73150" w14:textId="43C0838C" w:rsidR="00DE679D" w:rsidRPr="00B21ECD" w:rsidRDefault="00DE679D" w:rsidP="00C307B6">
            <w:pPr>
              <w:pStyle w:val="Listenabsatz"/>
              <w:numPr>
                <w:ilvl w:val="0"/>
                <w:numId w:val="11"/>
              </w:numPr>
              <w:jc w:val="both"/>
              <w:rPr>
                <w:rFonts w:ascii="Source Sans Pro" w:hAnsi="Source Sans Pro" w:cs="Calibri"/>
              </w:rPr>
            </w:pPr>
            <w:r>
              <w:rPr>
                <w:rFonts w:ascii="Source Sans Pro" w:hAnsi="Source Sans Pro" w:cs="Calibri"/>
              </w:rPr>
              <w:t>Hearing aid users in remote areas experience challenges in the purchase of batteries. As there is no safe battery disposal, batteries can cause a health hazard (</w:t>
            </w:r>
            <w:proofErr w:type="gramStart"/>
            <w:r>
              <w:rPr>
                <w:rFonts w:ascii="Source Sans Pro" w:hAnsi="Source Sans Pro" w:cs="Calibri"/>
              </w:rPr>
              <w:t>e.g.</w:t>
            </w:r>
            <w:proofErr w:type="gramEnd"/>
            <w:r>
              <w:rPr>
                <w:rFonts w:ascii="Source Sans Pro" w:hAnsi="Source Sans Pro" w:cs="Calibri"/>
              </w:rPr>
              <w:t xml:space="preserve"> to children who play with them and accidentally ingest them/put them in ears/nose) and pollute the environment. Recommendation: Procure rechargeable hearing aid batteries.</w:t>
            </w:r>
          </w:p>
          <w:p w14:paraId="6050025E" w14:textId="77777777" w:rsidR="00DE679D" w:rsidRDefault="00DE679D" w:rsidP="00B21ECD">
            <w:pPr>
              <w:jc w:val="both"/>
              <w:rPr>
                <w:rFonts w:ascii="Source Sans Pro" w:hAnsi="Source Sans Pro" w:cs="Calibri"/>
                <w:b/>
                <w:bCs/>
                <w:sz w:val="22"/>
                <w:szCs w:val="22"/>
              </w:rPr>
            </w:pPr>
          </w:p>
          <w:p w14:paraId="7352A14E" w14:textId="163D874C" w:rsidR="00DE679D" w:rsidRPr="00D30C4B" w:rsidRDefault="00DE679D" w:rsidP="00B21ECD">
            <w:pPr>
              <w:jc w:val="both"/>
              <w:rPr>
                <w:rFonts w:ascii="Source Sans Pro" w:hAnsi="Source Sans Pro" w:cs="Calibri"/>
                <w:b/>
                <w:bCs/>
                <w:sz w:val="22"/>
                <w:szCs w:val="22"/>
              </w:rPr>
            </w:pPr>
            <w:r w:rsidRPr="00D30C4B">
              <w:rPr>
                <w:rFonts w:ascii="Source Sans Pro" w:hAnsi="Source Sans Pro" w:cs="Calibri"/>
                <w:b/>
                <w:bCs/>
                <w:sz w:val="22"/>
                <w:szCs w:val="22"/>
              </w:rPr>
              <w:t>16</w:t>
            </w:r>
            <w:r w:rsidRPr="00D30C4B">
              <w:rPr>
                <w:rFonts w:ascii="Source Sans Pro" w:hAnsi="Source Sans Pro" w:cs="Calibri"/>
                <w:b/>
                <w:bCs/>
                <w:sz w:val="22"/>
                <w:szCs w:val="22"/>
                <w:vertAlign w:val="superscript"/>
              </w:rPr>
              <w:t>th</w:t>
            </w:r>
            <w:r w:rsidRPr="00D30C4B">
              <w:rPr>
                <w:rFonts w:ascii="Source Sans Pro" w:hAnsi="Source Sans Pro" w:cs="Calibri"/>
                <w:b/>
                <w:bCs/>
                <w:sz w:val="22"/>
                <w:szCs w:val="22"/>
              </w:rPr>
              <w:t xml:space="preserve"> </w:t>
            </w:r>
            <w:proofErr w:type="gramStart"/>
            <w:r w:rsidRPr="00D30C4B">
              <w:rPr>
                <w:rFonts w:ascii="Source Sans Pro" w:hAnsi="Source Sans Pro" w:cs="Calibri"/>
                <w:b/>
                <w:bCs/>
                <w:sz w:val="22"/>
                <w:szCs w:val="22"/>
              </w:rPr>
              <w:t>November,</w:t>
            </w:r>
            <w:proofErr w:type="gramEnd"/>
            <w:r w:rsidRPr="00D30C4B">
              <w:rPr>
                <w:rFonts w:ascii="Source Sans Pro" w:hAnsi="Source Sans Pro" w:cs="Calibri"/>
                <w:b/>
                <w:bCs/>
                <w:sz w:val="22"/>
                <w:szCs w:val="22"/>
              </w:rPr>
              <w:t xml:space="preserve"> 2021:</w:t>
            </w:r>
          </w:p>
          <w:p w14:paraId="4403157D" w14:textId="4D7B0A6D" w:rsidR="00DE679D" w:rsidRPr="00675592" w:rsidRDefault="00DE679D" w:rsidP="00B21ECD">
            <w:pPr>
              <w:jc w:val="both"/>
              <w:rPr>
                <w:rFonts w:ascii="Source Sans Pro" w:hAnsi="Source Sans Pro" w:cs="Calibri"/>
                <w:b/>
                <w:bCs/>
                <w:sz w:val="22"/>
                <w:szCs w:val="22"/>
              </w:rPr>
            </w:pPr>
            <w:r w:rsidRPr="00675592">
              <w:rPr>
                <w:rFonts w:ascii="Source Sans Pro" w:hAnsi="Source Sans Pro" w:cs="Calibri"/>
                <w:b/>
                <w:bCs/>
                <w:sz w:val="22"/>
                <w:szCs w:val="22"/>
              </w:rPr>
              <w:t>Visit to the UTH to see the Temporal Bone Lab</w:t>
            </w:r>
            <w:r w:rsidRPr="47493240">
              <w:rPr>
                <w:rFonts w:ascii="Source Sans Pro" w:hAnsi="Source Sans Pro" w:cs="Calibri"/>
                <w:b/>
                <w:bCs/>
                <w:sz w:val="22"/>
                <w:szCs w:val="22"/>
              </w:rPr>
              <w:t xml:space="preserve"> (P3851)</w:t>
            </w:r>
          </w:p>
          <w:p w14:paraId="57D3E510" w14:textId="283EF1FA" w:rsidR="00DE679D" w:rsidRPr="00B21ECD" w:rsidRDefault="00DE679D" w:rsidP="00C307B6">
            <w:pPr>
              <w:pStyle w:val="Listenabsatz"/>
              <w:numPr>
                <w:ilvl w:val="0"/>
                <w:numId w:val="11"/>
              </w:numPr>
              <w:jc w:val="both"/>
              <w:rPr>
                <w:rFonts w:ascii="Source Sans Pro" w:hAnsi="Source Sans Pro" w:cs="Calibri"/>
              </w:rPr>
            </w:pPr>
            <w:r w:rsidRPr="00B21ECD">
              <w:rPr>
                <w:rFonts w:ascii="Source Sans Pro" w:hAnsi="Source Sans Pro" w:cs="Calibri"/>
              </w:rPr>
              <w:t>Ste</w:t>
            </w:r>
            <w:r>
              <w:rPr>
                <w:rFonts w:ascii="Source Sans Pro" w:hAnsi="Source Sans Pro" w:cs="Calibri"/>
              </w:rPr>
              <w:t>v</w:t>
            </w:r>
            <w:r w:rsidRPr="00B21ECD">
              <w:rPr>
                <w:rFonts w:ascii="Source Sans Pro" w:hAnsi="Source Sans Pro" w:cs="Calibri"/>
              </w:rPr>
              <w:t xml:space="preserve">en and Dr. </w:t>
            </w:r>
            <w:proofErr w:type="spellStart"/>
            <w:r w:rsidRPr="00B21ECD">
              <w:rPr>
                <w:rFonts w:ascii="Source Sans Pro" w:hAnsi="Source Sans Pro" w:cs="Calibri"/>
              </w:rPr>
              <w:t>Malambo</w:t>
            </w:r>
            <w:proofErr w:type="spellEnd"/>
            <w:r w:rsidRPr="00B21ECD">
              <w:rPr>
                <w:rFonts w:ascii="Source Sans Pro" w:hAnsi="Source Sans Pro" w:cs="Calibri"/>
              </w:rPr>
              <w:t xml:space="preserve"> presented the temporal bone lab to the group. It is now completely set-up, and all the procured equipment items are installed and ready for use</w:t>
            </w:r>
            <w:r>
              <w:rPr>
                <w:rFonts w:ascii="Source Sans Pro" w:hAnsi="Source Sans Pro" w:cs="Calibri"/>
              </w:rPr>
              <w:t xml:space="preserve"> </w:t>
            </w:r>
            <w:r w:rsidRPr="0069250A">
              <w:rPr>
                <w:rFonts w:ascii="Wingdings" w:eastAsia="Wingdings" w:hAnsi="Wingdings" w:cs="Wingdings"/>
              </w:rPr>
              <w:t>à</w:t>
            </w:r>
            <w:r>
              <w:rPr>
                <w:rFonts w:ascii="Source Sans Pro" w:hAnsi="Source Sans Pro" w:cs="Calibri"/>
              </w:rPr>
              <w:t xml:space="preserve"> impressive job was done, well thought through and set up</w:t>
            </w:r>
          </w:p>
          <w:p w14:paraId="3B43C31E" w14:textId="7FAE2BD1" w:rsidR="00DE679D" w:rsidRPr="00B21ECD" w:rsidRDefault="00DE679D" w:rsidP="00C307B6">
            <w:pPr>
              <w:pStyle w:val="Listenabsatz"/>
              <w:numPr>
                <w:ilvl w:val="0"/>
                <w:numId w:val="11"/>
              </w:numPr>
              <w:jc w:val="both"/>
              <w:rPr>
                <w:rFonts w:ascii="Source Sans Pro" w:hAnsi="Source Sans Pro" w:cs="Calibri"/>
              </w:rPr>
            </w:pPr>
            <w:r w:rsidRPr="00B21ECD">
              <w:rPr>
                <w:rFonts w:ascii="Source Sans Pro" w:hAnsi="Source Sans Pro" w:cs="Calibri"/>
              </w:rPr>
              <w:t>The training of two-four ENT students is already planned and will be conducted by the visiting ENT surgeon Dr. Wang.</w:t>
            </w:r>
          </w:p>
          <w:p w14:paraId="769E6420" w14:textId="2EDD09F6" w:rsidR="00DE679D" w:rsidRPr="00B21ECD" w:rsidRDefault="00DE679D" w:rsidP="00C307B6">
            <w:pPr>
              <w:pStyle w:val="Listenabsatz"/>
              <w:numPr>
                <w:ilvl w:val="0"/>
                <w:numId w:val="11"/>
              </w:numPr>
              <w:jc w:val="both"/>
              <w:rPr>
                <w:rFonts w:ascii="Source Sans Pro" w:hAnsi="Source Sans Pro" w:cs="Calibri"/>
              </w:rPr>
            </w:pPr>
            <w:r w:rsidRPr="00B21ECD">
              <w:rPr>
                <w:rFonts w:ascii="Source Sans Pro" w:hAnsi="Source Sans Pro" w:cs="Calibri"/>
              </w:rPr>
              <w:t>Lisa, Aretha and Slinganiso mentioned the need for adjustment of the stickers as currently only the BMZ logo is shown. Information on BMZ and CBM visibility requirements was provided.</w:t>
            </w:r>
          </w:p>
          <w:p w14:paraId="0C7731D9" w14:textId="6391F616" w:rsidR="00DE679D" w:rsidRPr="00B21ECD" w:rsidRDefault="00DE679D" w:rsidP="00C307B6">
            <w:pPr>
              <w:pStyle w:val="Listenabsatz"/>
              <w:numPr>
                <w:ilvl w:val="0"/>
                <w:numId w:val="11"/>
              </w:numPr>
              <w:jc w:val="both"/>
              <w:rPr>
                <w:rFonts w:ascii="Source Sans Pro" w:hAnsi="Source Sans Pro" w:cs="Calibri"/>
              </w:rPr>
            </w:pPr>
            <w:r w:rsidRPr="00B21ECD">
              <w:rPr>
                <w:rFonts w:ascii="Source Sans Pro" w:hAnsi="Source Sans Pro" w:cs="Calibri"/>
              </w:rPr>
              <w:t xml:space="preserve">Aretha highlights the importance of signing </w:t>
            </w:r>
            <w:proofErr w:type="spellStart"/>
            <w:r w:rsidRPr="00B21ECD">
              <w:rPr>
                <w:rFonts w:ascii="Source Sans Pro" w:hAnsi="Source Sans Pro" w:cs="Calibri"/>
              </w:rPr>
              <w:t>MoUs</w:t>
            </w:r>
            <w:proofErr w:type="spellEnd"/>
            <w:r w:rsidRPr="00B21ECD">
              <w:rPr>
                <w:rFonts w:ascii="Source Sans Pro" w:hAnsi="Source Sans Pro" w:cs="Calibri"/>
              </w:rPr>
              <w:t xml:space="preserve"> with all hospitals who benefitted from the procurement of equipment.</w:t>
            </w:r>
          </w:p>
          <w:p w14:paraId="12D28EFF" w14:textId="4AA7781A" w:rsidR="00DE679D" w:rsidRDefault="00DE679D" w:rsidP="00C307B6">
            <w:pPr>
              <w:pStyle w:val="Listenabsatz"/>
              <w:numPr>
                <w:ilvl w:val="0"/>
                <w:numId w:val="11"/>
              </w:numPr>
              <w:jc w:val="both"/>
              <w:rPr>
                <w:rFonts w:ascii="Source Sans Pro" w:hAnsi="Source Sans Pro" w:cs="Calibri"/>
              </w:rPr>
            </w:pPr>
            <w:r w:rsidRPr="00B21ECD">
              <w:rPr>
                <w:rFonts w:ascii="Source Sans Pro" w:hAnsi="Source Sans Pro" w:cs="Calibri"/>
              </w:rPr>
              <w:t>Lisa also reminds on the binding period which defines how long goods should be used for the intended purpose depending on their acquisition value.</w:t>
            </w:r>
          </w:p>
          <w:p w14:paraId="6C27A5E6" w14:textId="5B9B0711" w:rsidR="00DE679D" w:rsidRPr="007C54AB" w:rsidRDefault="00DE679D" w:rsidP="00C307B6">
            <w:pPr>
              <w:pStyle w:val="Listenabsatz"/>
              <w:numPr>
                <w:ilvl w:val="0"/>
                <w:numId w:val="11"/>
              </w:numPr>
              <w:rPr>
                <w:rFonts w:ascii="Source Sans Pro" w:hAnsi="Source Sans Pro" w:cs="Calibri"/>
              </w:rPr>
            </w:pPr>
            <w:r>
              <w:rPr>
                <w:rFonts w:ascii="Source Sans Pro" w:hAnsi="Source Sans Pro" w:cs="Calibri"/>
              </w:rPr>
              <w:t>Drills should be lubricated after each use. Otherwise, the drill clogs up and gets broken.</w:t>
            </w:r>
          </w:p>
          <w:p w14:paraId="7E366DAC" w14:textId="77777777" w:rsidR="00DE679D" w:rsidRPr="00B21ECD" w:rsidRDefault="00DE679D" w:rsidP="00B21ECD">
            <w:pPr>
              <w:jc w:val="both"/>
              <w:rPr>
                <w:rFonts w:ascii="Source Sans Pro" w:hAnsi="Source Sans Pro" w:cs="Calibri"/>
                <w:sz w:val="10"/>
                <w:szCs w:val="10"/>
              </w:rPr>
            </w:pPr>
          </w:p>
          <w:p w14:paraId="7AA32910" w14:textId="77777777" w:rsidR="00DE679D" w:rsidRDefault="00DE679D" w:rsidP="00B21ECD">
            <w:pPr>
              <w:jc w:val="both"/>
              <w:rPr>
                <w:rFonts w:ascii="Source Sans Pro" w:hAnsi="Source Sans Pro" w:cs="Calibri"/>
                <w:b/>
                <w:bCs/>
                <w:sz w:val="22"/>
                <w:szCs w:val="22"/>
              </w:rPr>
            </w:pPr>
            <w:r w:rsidRPr="00675592">
              <w:rPr>
                <w:rFonts w:ascii="Source Sans Pro" w:hAnsi="Source Sans Pro" w:cs="Calibri"/>
                <w:b/>
                <w:bCs/>
                <w:sz w:val="22"/>
                <w:szCs w:val="22"/>
              </w:rPr>
              <w:t>Joint review of project finance of P3851</w:t>
            </w:r>
          </w:p>
          <w:p w14:paraId="1C0255C1" w14:textId="573C99E6" w:rsidR="00DE679D" w:rsidRPr="00B21ECD" w:rsidRDefault="00DE679D" w:rsidP="00C307B6">
            <w:pPr>
              <w:pStyle w:val="Listenabsatz"/>
              <w:numPr>
                <w:ilvl w:val="0"/>
                <w:numId w:val="11"/>
              </w:numPr>
              <w:jc w:val="both"/>
              <w:rPr>
                <w:rFonts w:ascii="Source Sans Pro" w:hAnsi="Source Sans Pro" w:cs="Calibri"/>
              </w:rPr>
            </w:pPr>
            <w:proofErr w:type="spellStart"/>
            <w:r w:rsidRPr="00B21ECD">
              <w:rPr>
                <w:rFonts w:ascii="Source Sans Pro" w:hAnsi="Source Sans Pro" w:cs="Calibri"/>
              </w:rPr>
              <w:t>Issac</w:t>
            </w:r>
            <w:proofErr w:type="spellEnd"/>
            <w:r w:rsidRPr="00B21ECD">
              <w:rPr>
                <w:rFonts w:ascii="Source Sans Pro" w:hAnsi="Source Sans Pro" w:cs="Calibri"/>
              </w:rPr>
              <w:t xml:space="preserve"> presented the accounting system </w:t>
            </w:r>
            <w:proofErr w:type="spellStart"/>
            <w:r w:rsidRPr="00B21ECD">
              <w:rPr>
                <w:rFonts w:ascii="Source Sans Pro" w:hAnsi="Source Sans Pro" w:cs="Calibri"/>
              </w:rPr>
              <w:t>Xledger</w:t>
            </w:r>
            <w:proofErr w:type="spellEnd"/>
            <w:r w:rsidRPr="00B21ECD">
              <w:rPr>
                <w:rFonts w:ascii="Source Sans Pro" w:hAnsi="Source Sans Pro" w:cs="Calibri"/>
              </w:rPr>
              <w:t xml:space="preserve"> to Lisa and showed her how project payments are affected, vouchers saved both digitally and physically.</w:t>
            </w:r>
          </w:p>
          <w:p w14:paraId="061682F6" w14:textId="36D2B3BA" w:rsidR="00DE679D" w:rsidRPr="00B21ECD" w:rsidRDefault="00DE679D" w:rsidP="00C307B6">
            <w:pPr>
              <w:pStyle w:val="Listenabsatz"/>
              <w:numPr>
                <w:ilvl w:val="0"/>
                <w:numId w:val="11"/>
              </w:numPr>
              <w:jc w:val="both"/>
              <w:rPr>
                <w:rFonts w:ascii="Source Sans Pro" w:hAnsi="Source Sans Pro" w:cs="Calibri"/>
              </w:rPr>
            </w:pPr>
            <w:r w:rsidRPr="00B21ECD">
              <w:rPr>
                <w:rFonts w:ascii="Source Sans Pro" w:hAnsi="Source Sans Pro" w:cs="Calibri"/>
              </w:rPr>
              <w:t>The processes are clearly defined and there is a delegation of duties for the release of payments in place.</w:t>
            </w:r>
          </w:p>
          <w:p w14:paraId="2032A4BD" w14:textId="3047506E" w:rsidR="00DE679D" w:rsidRPr="00B21ECD" w:rsidRDefault="00DE679D" w:rsidP="00C307B6">
            <w:pPr>
              <w:pStyle w:val="Listenabsatz"/>
              <w:numPr>
                <w:ilvl w:val="0"/>
                <w:numId w:val="11"/>
              </w:numPr>
              <w:jc w:val="both"/>
              <w:rPr>
                <w:rFonts w:ascii="Source Sans Pro" w:hAnsi="Source Sans Pro" w:cs="Calibri"/>
              </w:rPr>
            </w:pPr>
            <w:r w:rsidRPr="00B21ECD">
              <w:rPr>
                <w:rFonts w:ascii="Source Sans Pro" w:hAnsi="Source Sans Pro" w:cs="Calibri"/>
              </w:rPr>
              <w:t>Project accounting documents can be clearly identified as they are marked with the short project title.</w:t>
            </w:r>
          </w:p>
          <w:p w14:paraId="2852AC15" w14:textId="2E905444" w:rsidR="00DE679D" w:rsidRPr="00B21ECD" w:rsidRDefault="00DE679D" w:rsidP="00C307B6">
            <w:pPr>
              <w:pStyle w:val="Listenabsatz"/>
              <w:numPr>
                <w:ilvl w:val="0"/>
                <w:numId w:val="11"/>
              </w:numPr>
              <w:jc w:val="both"/>
              <w:rPr>
                <w:rFonts w:ascii="Source Sans Pro" w:hAnsi="Source Sans Pro" w:cs="Calibri"/>
              </w:rPr>
            </w:pPr>
            <w:r w:rsidRPr="00B21ECD">
              <w:rPr>
                <w:rFonts w:ascii="Source Sans Pro" w:hAnsi="Source Sans Pro" w:cs="Calibri"/>
              </w:rPr>
              <w:t>The finance manual is quite comprehensive.</w:t>
            </w:r>
          </w:p>
          <w:p w14:paraId="1095A726" w14:textId="444C3572" w:rsidR="00DE679D" w:rsidRPr="00B21ECD" w:rsidRDefault="00DE679D" w:rsidP="00C307B6">
            <w:pPr>
              <w:pStyle w:val="Listenabsatz"/>
              <w:numPr>
                <w:ilvl w:val="0"/>
                <w:numId w:val="11"/>
              </w:numPr>
              <w:jc w:val="both"/>
              <w:rPr>
                <w:rFonts w:ascii="Source Sans Pro" w:hAnsi="Source Sans Pro" w:cs="Calibri"/>
              </w:rPr>
            </w:pPr>
            <w:r w:rsidRPr="00B21ECD">
              <w:rPr>
                <w:rFonts w:ascii="Source Sans Pro" w:hAnsi="Source Sans Pro" w:cs="Calibri"/>
              </w:rPr>
              <w:t xml:space="preserve">In inventory list, the identity number of some items is missing as they refer to sets with </w:t>
            </w:r>
            <w:proofErr w:type="gramStart"/>
            <w:r w:rsidRPr="00B21ECD">
              <w:rPr>
                <w:rFonts w:ascii="Source Sans Pro" w:hAnsi="Source Sans Pro" w:cs="Calibri"/>
              </w:rPr>
              <w:t>a number of</w:t>
            </w:r>
            <w:proofErr w:type="gramEnd"/>
            <w:r w:rsidRPr="00B21ECD">
              <w:rPr>
                <w:rFonts w:ascii="Source Sans Pro" w:hAnsi="Source Sans Pro" w:cs="Calibri"/>
              </w:rPr>
              <w:t xml:space="preserve"> items each.</w:t>
            </w:r>
          </w:p>
          <w:p w14:paraId="28C07225" w14:textId="77777777" w:rsidR="00DE679D" w:rsidRPr="00B21ECD" w:rsidRDefault="00DE679D" w:rsidP="00B21ECD">
            <w:pPr>
              <w:jc w:val="both"/>
              <w:rPr>
                <w:rFonts w:ascii="Source Sans Pro" w:hAnsi="Source Sans Pro" w:cs="Calibri"/>
                <w:b/>
                <w:bCs/>
                <w:sz w:val="10"/>
                <w:szCs w:val="10"/>
              </w:rPr>
            </w:pPr>
          </w:p>
          <w:p w14:paraId="606B31FD" w14:textId="77777777" w:rsidR="00DE679D" w:rsidRPr="00675592" w:rsidRDefault="00DE679D" w:rsidP="00B21ECD">
            <w:pPr>
              <w:jc w:val="both"/>
              <w:rPr>
                <w:rFonts w:ascii="Source Sans Pro" w:hAnsi="Source Sans Pro" w:cs="Calibri"/>
                <w:b/>
                <w:bCs/>
                <w:sz w:val="22"/>
                <w:szCs w:val="22"/>
              </w:rPr>
            </w:pPr>
            <w:r w:rsidRPr="00675592">
              <w:rPr>
                <w:rFonts w:ascii="Source Sans Pro" w:hAnsi="Source Sans Pro" w:cs="Calibri"/>
                <w:b/>
                <w:bCs/>
                <w:sz w:val="22"/>
                <w:szCs w:val="22"/>
              </w:rPr>
              <w:t>Budget review of P3851</w:t>
            </w:r>
          </w:p>
          <w:p w14:paraId="0B699566" w14:textId="3AE55A09" w:rsidR="00DE679D" w:rsidRPr="00B21ECD" w:rsidRDefault="00DE679D" w:rsidP="00C307B6">
            <w:pPr>
              <w:pStyle w:val="Listenabsatz"/>
              <w:numPr>
                <w:ilvl w:val="0"/>
                <w:numId w:val="11"/>
              </w:numPr>
              <w:jc w:val="both"/>
              <w:rPr>
                <w:rFonts w:ascii="Source Sans Pro" w:hAnsi="Source Sans Pro" w:cs="Calibri"/>
              </w:rPr>
            </w:pPr>
            <w:r w:rsidRPr="00B21ECD">
              <w:rPr>
                <w:rFonts w:ascii="Source Sans Pro" w:hAnsi="Source Sans Pro" w:cs="Calibri"/>
              </w:rPr>
              <w:t>Lisa shortly presented the finance overview of the BMZ Monitoring Tool, which is based on the quarterly finance reports (including Q3 2021).</w:t>
            </w:r>
          </w:p>
          <w:p w14:paraId="28BF6A6E" w14:textId="17200D66" w:rsidR="00DE679D" w:rsidRPr="00B21ECD" w:rsidRDefault="00DE679D" w:rsidP="00C307B6">
            <w:pPr>
              <w:pStyle w:val="Listenabsatz"/>
              <w:numPr>
                <w:ilvl w:val="0"/>
                <w:numId w:val="11"/>
              </w:numPr>
              <w:jc w:val="both"/>
              <w:rPr>
                <w:rFonts w:ascii="Source Sans Pro" w:hAnsi="Source Sans Pro" w:cs="Calibri"/>
              </w:rPr>
            </w:pPr>
            <w:r w:rsidRPr="00B21ECD">
              <w:rPr>
                <w:rFonts w:ascii="Source Sans Pro" w:hAnsi="Source Sans Pro" w:cs="Calibri"/>
              </w:rPr>
              <w:t>100,091 EUR are still available for call-up until end of project (30.04.2022), including project reserve</w:t>
            </w:r>
          </w:p>
          <w:p w14:paraId="51A75503" w14:textId="2868F46D" w:rsidR="00DE679D" w:rsidRPr="00B21ECD" w:rsidRDefault="00DE679D" w:rsidP="00C307B6">
            <w:pPr>
              <w:pStyle w:val="Listenabsatz"/>
              <w:numPr>
                <w:ilvl w:val="0"/>
                <w:numId w:val="11"/>
              </w:numPr>
              <w:jc w:val="both"/>
              <w:rPr>
                <w:rFonts w:ascii="Source Sans Pro" w:hAnsi="Source Sans Pro" w:cs="Calibri"/>
              </w:rPr>
            </w:pPr>
            <w:r w:rsidRPr="00B21ECD">
              <w:rPr>
                <w:rFonts w:ascii="Source Sans Pro" w:hAnsi="Source Sans Pro" w:cs="Calibri"/>
              </w:rPr>
              <w:t>Project can still spend up to 171,849 EUR (only audit can be paid after project end)</w:t>
            </w:r>
          </w:p>
          <w:p w14:paraId="160D2548" w14:textId="00D0E8E4" w:rsidR="00DE679D" w:rsidRPr="00B21ECD" w:rsidRDefault="00DE679D" w:rsidP="00C307B6">
            <w:pPr>
              <w:pStyle w:val="Listenabsatz"/>
              <w:numPr>
                <w:ilvl w:val="0"/>
                <w:numId w:val="11"/>
              </w:numPr>
              <w:jc w:val="both"/>
              <w:rPr>
                <w:rFonts w:ascii="Source Sans Pro" w:hAnsi="Source Sans Pro" w:cs="Calibri"/>
              </w:rPr>
            </w:pPr>
            <w:r w:rsidRPr="00B21ECD">
              <w:rPr>
                <w:rFonts w:ascii="Source Sans Pro" w:hAnsi="Source Sans Pro" w:cs="Calibri"/>
              </w:rPr>
              <w:t>According to forecast for October-April 2022 (126,000 EUR), total amount of BMZ funds for 2021 will be called up</w:t>
            </w:r>
          </w:p>
          <w:p w14:paraId="3ADFC660" w14:textId="69832BB2" w:rsidR="00DE679D" w:rsidRPr="00B21ECD" w:rsidRDefault="00DE679D" w:rsidP="00C307B6">
            <w:pPr>
              <w:pStyle w:val="Listenabsatz"/>
              <w:numPr>
                <w:ilvl w:val="0"/>
                <w:numId w:val="11"/>
              </w:numPr>
              <w:jc w:val="both"/>
              <w:rPr>
                <w:rFonts w:ascii="Source Sans Pro" w:hAnsi="Source Sans Pro" w:cs="Calibri"/>
              </w:rPr>
            </w:pPr>
            <w:r w:rsidRPr="00B21ECD">
              <w:rPr>
                <w:rFonts w:ascii="Source Sans Pro" w:hAnsi="Source Sans Pro" w:cs="Calibri"/>
              </w:rPr>
              <w:t>Approval of change request allows us to strengthen activities and to increase sustainability of measures</w:t>
            </w:r>
          </w:p>
          <w:p w14:paraId="790EB7E6" w14:textId="77777777" w:rsidR="00DE679D" w:rsidRPr="00B21ECD" w:rsidRDefault="00DE679D" w:rsidP="00B21ECD">
            <w:pPr>
              <w:rPr>
                <w:rFonts w:ascii="Source Sans Pro" w:hAnsi="Source Sans Pro" w:cs="Calibri"/>
                <w:sz w:val="10"/>
                <w:szCs w:val="10"/>
              </w:rPr>
            </w:pPr>
          </w:p>
          <w:p w14:paraId="2FE298D9" w14:textId="77777777" w:rsidR="00DE679D" w:rsidRDefault="00DE679D" w:rsidP="00B21ECD">
            <w:pPr>
              <w:rPr>
                <w:rFonts w:ascii="Source Sans Pro" w:hAnsi="Source Sans Pro" w:cs="Calibri"/>
                <w:b/>
                <w:bCs/>
                <w:sz w:val="22"/>
                <w:szCs w:val="22"/>
              </w:rPr>
            </w:pPr>
            <w:r w:rsidRPr="00996233">
              <w:rPr>
                <w:rFonts w:ascii="Source Sans Pro" w:hAnsi="Source Sans Pro" w:cs="Calibri"/>
                <w:b/>
                <w:bCs/>
                <w:sz w:val="22"/>
                <w:szCs w:val="22"/>
              </w:rPr>
              <w:t>Cheshire Homes Society of Zambia: Meeting with partner staff</w:t>
            </w:r>
          </w:p>
          <w:p w14:paraId="381A983D" w14:textId="1BB42AF8" w:rsidR="00DE679D" w:rsidRPr="00B21ECD" w:rsidRDefault="00DE679D" w:rsidP="00C307B6">
            <w:pPr>
              <w:pStyle w:val="Listenabsatz"/>
              <w:numPr>
                <w:ilvl w:val="0"/>
                <w:numId w:val="11"/>
              </w:numPr>
              <w:jc w:val="both"/>
              <w:rPr>
                <w:rFonts w:ascii="Source Sans Pro" w:hAnsi="Source Sans Pro" w:cs="Calibri"/>
              </w:rPr>
            </w:pPr>
            <w:r w:rsidRPr="00B21ECD">
              <w:rPr>
                <w:rFonts w:ascii="Source Sans Pro" w:hAnsi="Source Sans Pro" w:cs="Calibri"/>
              </w:rPr>
              <w:t>Introduction of all participants from partner and CBM side, welcoming words</w:t>
            </w:r>
          </w:p>
          <w:p w14:paraId="18EF858B" w14:textId="77777777" w:rsidR="00DE679D" w:rsidRPr="00B21ECD" w:rsidRDefault="00DE679D" w:rsidP="00B21ECD">
            <w:pPr>
              <w:jc w:val="both"/>
              <w:rPr>
                <w:rFonts w:ascii="Source Sans Pro" w:hAnsi="Source Sans Pro" w:cs="Calibri"/>
                <w:sz w:val="10"/>
                <w:szCs w:val="10"/>
              </w:rPr>
            </w:pPr>
          </w:p>
          <w:p w14:paraId="230E7C00" w14:textId="77777777" w:rsidR="00DE679D" w:rsidRDefault="00DE679D" w:rsidP="00B21ECD">
            <w:pPr>
              <w:rPr>
                <w:rFonts w:ascii="Source Sans Pro" w:hAnsi="Source Sans Pro" w:cs="Calibri"/>
                <w:b/>
                <w:bCs/>
                <w:sz w:val="22"/>
                <w:szCs w:val="22"/>
              </w:rPr>
            </w:pPr>
            <w:r w:rsidRPr="00996233">
              <w:rPr>
                <w:rFonts w:ascii="Source Sans Pro" w:hAnsi="Source Sans Pro" w:cs="Calibri"/>
                <w:b/>
                <w:bCs/>
                <w:sz w:val="22"/>
                <w:szCs w:val="22"/>
              </w:rPr>
              <w:t>Discussion of set up of P4218 and project contract</w:t>
            </w:r>
          </w:p>
          <w:p w14:paraId="6882F85F" w14:textId="0EE1D238" w:rsidR="00DE679D" w:rsidRPr="00B21ECD" w:rsidRDefault="00DE679D" w:rsidP="00C307B6">
            <w:pPr>
              <w:pStyle w:val="Listenabsatz"/>
              <w:numPr>
                <w:ilvl w:val="0"/>
                <w:numId w:val="11"/>
              </w:numPr>
              <w:rPr>
                <w:rFonts w:ascii="Source Sans Pro" w:hAnsi="Source Sans Pro" w:cs="Calibri"/>
              </w:rPr>
            </w:pPr>
            <w:r w:rsidRPr="00B21ECD">
              <w:rPr>
                <w:rFonts w:ascii="Source Sans Pro" w:hAnsi="Source Sans Pro" w:cs="Calibri"/>
              </w:rPr>
              <w:t xml:space="preserve">Lisa presented the status of the administrative project set up and recommended that clarifying open questions on the contract and signing, publication of job adverts and selection process, initiation of first </w:t>
            </w:r>
            <w:proofErr w:type="spellStart"/>
            <w:r w:rsidRPr="00B21ECD">
              <w:rPr>
                <w:rFonts w:ascii="Source Sans Pro" w:hAnsi="Source Sans Pro" w:cs="Calibri"/>
              </w:rPr>
              <w:t>RoF</w:t>
            </w:r>
            <w:proofErr w:type="spellEnd"/>
            <w:r w:rsidRPr="00B21ECD">
              <w:rPr>
                <w:rFonts w:ascii="Source Sans Pro" w:hAnsi="Source Sans Pro" w:cs="Calibri"/>
              </w:rPr>
              <w:t xml:space="preserve"> should be the next steps.</w:t>
            </w:r>
          </w:p>
          <w:p w14:paraId="4DF711B3" w14:textId="0CD925B7" w:rsidR="00DE679D" w:rsidRPr="00B21ECD" w:rsidRDefault="00DE679D" w:rsidP="00C307B6">
            <w:pPr>
              <w:pStyle w:val="Listenabsatz"/>
              <w:numPr>
                <w:ilvl w:val="0"/>
                <w:numId w:val="11"/>
              </w:numPr>
              <w:rPr>
                <w:rFonts w:ascii="Source Sans Pro" w:hAnsi="Source Sans Pro" w:cs="Calibri"/>
              </w:rPr>
            </w:pPr>
            <w:r w:rsidRPr="00B21ECD">
              <w:rPr>
                <w:rFonts w:ascii="Source Sans Pro" w:hAnsi="Source Sans Pro" w:cs="Calibri"/>
              </w:rPr>
              <w:t>Joint review of project contract and annexes with BMZ specifications</w:t>
            </w:r>
          </w:p>
          <w:p w14:paraId="76DE5B67" w14:textId="199CF362" w:rsidR="00DE679D" w:rsidRPr="00D30C4B" w:rsidRDefault="00DE679D" w:rsidP="00B21ECD">
            <w:pPr>
              <w:rPr>
                <w:rFonts w:ascii="Source Sans Pro" w:hAnsi="Source Sans Pro" w:cs="Calibri"/>
                <w:b/>
                <w:bCs/>
                <w:sz w:val="22"/>
                <w:szCs w:val="22"/>
              </w:rPr>
            </w:pPr>
          </w:p>
        </w:tc>
        <w:tc>
          <w:tcPr>
            <w:tcW w:w="3403" w:type="dxa"/>
            <w:gridSpan w:val="3"/>
            <w:tcBorders>
              <w:bottom w:val="dashSmallGap" w:sz="4" w:space="0" w:color="A6A6A6" w:themeColor="background1" w:themeShade="A6"/>
            </w:tcBorders>
            <w:shd w:val="clear" w:color="auto" w:fill="auto"/>
          </w:tcPr>
          <w:p w14:paraId="12F0AF22" w14:textId="77777777" w:rsidR="00DE679D" w:rsidRPr="00E84595" w:rsidRDefault="00DE679D" w:rsidP="00B21ECD">
            <w:pPr>
              <w:jc w:val="both"/>
              <w:rPr>
                <w:rFonts w:ascii="Source Sans Pro" w:hAnsi="Source Sans Pro" w:cs="Calibri"/>
              </w:rPr>
            </w:pPr>
          </w:p>
          <w:p w14:paraId="497F83E3" w14:textId="77777777" w:rsidR="00DE679D" w:rsidRDefault="00DE679D" w:rsidP="00B21ECD">
            <w:pPr>
              <w:jc w:val="both"/>
              <w:rPr>
                <w:rFonts w:ascii="Source Sans Pro" w:hAnsi="Source Sans Pro" w:cs="Calibri"/>
                <w:b/>
                <w:bCs/>
              </w:rPr>
            </w:pPr>
          </w:p>
          <w:p w14:paraId="28ADD596" w14:textId="77777777" w:rsidR="00DE679D" w:rsidRDefault="00DE679D" w:rsidP="00B21ECD">
            <w:pPr>
              <w:jc w:val="both"/>
              <w:rPr>
                <w:rFonts w:ascii="Source Sans Pro" w:hAnsi="Source Sans Pro" w:cs="Calibri"/>
                <w:b/>
                <w:bCs/>
              </w:rPr>
            </w:pPr>
          </w:p>
          <w:p w14:paraId="0913D380" w14:textId="77777777" w:rsidR="00DE679D" w:rsidRDefault="00DE679D" w:rsidP="00B21ECD">
            <w:pPr>
              <w:jc w:val="both"/>
              <w:rPr>
                <w:rFonts w:ascii="Source Sans Pro" w:hAnsi="Source Sans Pro" w:cs="Calibri"/>
                <w:b/>
                <w:bCs/>
              </w:rPr>
            </w:pPr>
          </w:p>
          <w:p w14:paraId="5C521E87" w14:textId="77777777" w:rsidR="00DE679D" w:rsidRDefault="00DE679D" w:rsidP="00B21ECD">
            <w:pPr>
              <w:jc w:val="both"/>
              <w:rPr>
                <w:rFonts w:ascii="Source Sans Pro" w:hAnsi="Source Sans Pro" w:cs="Calibri"/>
                <w:b/>
                <w:bCs/>
              </w:rPr>
            </w:pPr>
          </w:p>
          <w:p w14:paraId="73E4B390" w14:textId="77777777" w:rsidR="00DE679D" w:rsidRDefault="00DE679D" w:rsidP="00B21ECD">
            <w:pPr>
              <w:jc w:val="both"/>
              <w:rPr>
                <w:rFonts w:ascii="Source Sans Pro" w:hAnsi="Source Sans Pro" w:cs="Calibri"/>
                <w:b/>
                <w:bCs/>
              </w:rPr>
            </w:pPr>
          </w:p>
          <w:p w14:paraId="09108E18" w14:textId="77777777" w:rsidR="00DE679D" w:rsidRDefault="00DE679D" w:rsidP="00B21ECD">
            <w:pPr>
              <w:jc w:val="both"/>
              <w:rPr>
                <w:rFonts w:ascii="Source Sans Pro" w:hAnsi="Source Sans Pro" w:cs="Calibri"/>
                <w:b/>
                <w:bCs/>
              </w:rPr>
            </w:pPr>
          </w:p>
          <w:p w14:paraId="6E27045D" w14:textId="77777777" w:rsidR="00DE679D" w:rsidRDefault="00DE679D" w:rsidP="00B21ECD">
            <w:pPr>
              <w:jc w:val="both"/>
              <w:rPr>
                <w:rFonts w:ascii="Source Sans Pro" w:hAnsi="Source Sans Pro" w:cs="Calibri"/>
                <w:b/>
                <w:bCs/>
              </w:rPr>
            </w:pPr>
          </w:p>
          <w:p w14:paraId="7C987474" w14:textId="77777777" w:rsidR="00DE679D" w:rsidRDefault="00DE679D" w:rsidP="00B21ECD">
            <w:pPr>
              <w:jc w:val="both"/>
              <w:rPr>
                <w:rFonts w:ascii="Source Sans Pro" w:hAnsi="Source Sans Pro" w:cs="Calibri"/>
                <w:b/>
                <w:bCs/>
              </w:rPr>
            </w:pPr>
          </w:p>
          <w:p w14:paraId="33F319C2" w14:textId="77777777" w:rsidR="00DE679D" w:rsidRDefault="00DE679D" w:rsidP="00B21ECD">
            <w:pPr>
              <w:jc w:val="both"/>
              <w:rPr>
                <w:rFonts w:ascii="Source Sans Pro" w:hAnsi="Source Sans Pro" w:cs="Calibri"/>
                <w:b/>
                <w:bCs/>
              </w:rPr>
            </w:pPr>
          </w:p>
          <w:p w14:paraId="7272548A" w14:textId="2ACA74E4" w:rsidR="00DE679D" w:rsidRPr="00E84595" w:rsidRDefault="00DE679D" w:rsidP="00B21ECD">
            <w:pPr>
              <w:jc w:val="both"/>
              <w:rPr>
                <w:rFonts w:ascii="Source Sans Pro" w:hAnsi="Source Sans Pro" w:cs="Calibri"/>
              </w:rPr>
            </w:pPr>
            <w:r w:rsidRPr="00E84595">
              <w:rPr>
                <w:rFonts w:ascii="Source Sans Pro" w:hAnsi="Source Sans Pro" w:cs="Calibri"/>
                <w:b/>
                <w:bCs/>
              </w:rPr>
              <w:t>Ste</w:t>
            </w:r>
            <w:r>
              <w:rPr>
                <w:rFonts w:ascii="Source Sans Pro" w:hAnsi="Source Sans Pro" w:cs="Calibri"/>
                <w:b/>
                <w:bCs/>
              </w:rPr>
              <w:t>ve</w:t>
            </w:r>
            <w:r w:rsidRPr="00E84595">
              <w:rPr>
                <w:rFonts w:ascii="Source Sans Pro" w:hAnsi="Source Sans Pro" w:cs="Calibri"/>
                <w:b/>
                <w:bCs/>
              </w:rPr>
              <w:t>n/</w:t>
            </w:r>
            <w:proofErr w:type="spellStart"/>
            <w:r w:rsidRPr="00E84595">
              <w:rPr>
                <w:rFonts w:ascii="Source Sans Pro" w:hAnsi="Source Sans Pro" w:cs="Calibri"/>
                <w:b/>
                <w:bCs/>
              </w:rPr>
              <w:t>Chota</w:t>
            </w:r>
            <w:proofErr w:type="spellEnd"/>
            <w:r w:rsidRPr="00E84595">
              <w:rPr>
                <w:rFonts w:ascii="Source Sans Pro" w:hAnsi="Source Sans Pro" w:cs="Calibri"/>
                <w:b/>
                <w:bCs/>
              </w:rPr>
              <w:t xml:space="preserve">: </w:t>
            </w:r>
            <w:r w:rsidRPr="00E84595">
              <w:rPr>
                <w:rFonts w:ascii="Source Sans Pro" w:hAnsi="Source Sans Pro" w:cs="Calibri"/>
              </w:rPr>
              <w:t xml:space="preserve">Preparation of </w:t>
            </w:r>
            <w:proofErr w:type="spellStart"/>
            <w:r w:rsidRPr="00E84595">
              <w:rPr>
                <w:rFonts w:ascii="Source Sans Pro" w:hAnsi="Source Sans Pro" w:cs="Calibri"/>
              </w:rPr>
              <w:t>MoUs</w:t>
            </w:r>
            <w:proofErr w:type="spellEnd"/>
            <w:r w:rsidRPr="00E84595">
              <w:rPr>
                <w:rFonts w:ascii="Source Sans Pro" w:hAnsi="Source Sans Pro" w:cs="Calibri"/>
              </w:rPr>
              <w:t xml:space="preserve"> </w:t>
            </w:r>
            <w:r>
              <w:rPr>
                <w:rFonts w:ascii="Source Sans Pro" w:hAnsi="Source Sans Pro" w:cs="Calibri"/>
              </w:rPr>
              <w:t xml:space="preserve">and hand over lists </w:t>
            </w:r>
            <w:r w:rsidRPr="00E84595">
              <w:rPr>
                <w:rFonts w:ascii="Source Sans Pro" w:hAnsi="Source Sans Pro" w:cs="Calibri"/>
              </w:rPr>
              <w:t>for all hospitals that benefitted from the procurement of equipment – March 31, 2022</w:t>
            </w:r>
          </w:p>
          <w:p w14:paraId="0624332C" w14:textId="77777777" w:rsidR="00DE679D" w:rsidRPr="00E84595" w:rsidRDefault="00DE679D" w:rsidP="00B21ECD">
            <w:pPr>
              <w:jc w:val="both"/>
              <w:rPr>
                <w:rFonts w:ascii="Source Sans Pro" w:hAnsi="Source Sans Pro" w:cs="Calibri"/>
              </w:rPr>
            </w:pPr>
          </w:p>
          <w:p w14:paraId="5344AC59" w14:textId="50FA219E" w:rsidR="00DE679D" w:rsidRPr="00E84595" w:rsidRDefault="00DE679D" w:rsidP="00B21ECD">
            <w:pPr>
              <w:jc w:val="both"/>
              <w:rPr>
                <w:rFonts w:ascii="Source Sans Pro" w:hAnsi="Source Sans Pro" w:cs="Calibri"/>
              </w:rPr>
            </w:pPr>
            <w:r w:rsidRPr="00E84595">
              <w:rPr>
                <w:rFonts w:ascii="Source Sans Pro" w:hAnsi="Source Sans Pro" w:cs="Calibri"/>
                <w:b/>
                <w:bCs/>
              </w:rPr>
              <w:t>Ste</w:t>
            </w:r>
            <w:r>
              <w:rPr>
                <w:rFonts w:ascii="Source Sans Pro" w:hAnsi="Source Sans Pro" w:cs="Calibri"/>
                <w:b/>
                <w:bCs/>
              </w:rPr>
              <w:t>ven</w:t>
            </w:r>
            <w:r w:rsidRPr="00E84595">
              <w:rPr>
                <w:rFonts w:ascii="Source Sans Pro" w:hAnsi="Source Sans Pro" w:cs="Calibri"/>
                <w:b/>
                <w:bCs/>
              </w:rPr>
              <w:t>:</w:t>
            </w:r>
            <w:r w:rsidRPr="00E84595">
              <w:rPr>
                <w:rFonts w:ascii="Source Sans Pro" w:hAnsi="Source Sans Pro" w:cs="Calibri"/>
              </w:rPr>
              <w:t xml:space="preserve"> Add stickers that comply with BMZ and CBM visibility requirements and share photos – March 31, 2022</w:t>
            </w:r>
          </w:p>
          <w:p w14:paraId="4B913AB3" w14:textId="77777777" w:rsidR="00DE679D" w:rsidRPr="00E84595" w:rsidRDefault="00DE679D" w:rsidP="00B21ECD">
            <w:pPr>
              <w:jc w:val="both"/>
              <w:rPr>
                <w:rFonts w:ascii="Source Sans Pro" w:hAnsi="Source Sans Pro" w:cs="Calibri"/>
              </w:rPr>
            </w:pPr>
          </w:p>
          <w:p w14:paraId="02925ED1" w14:textId="478F2106" w:rsidR="00DE679D" w:rsidRPr="00E84595" w:rsidRDefault="00DE679D" w:rsidP="00B21ECD">
            <w:pPr>
              <w:jc w:val="both"/>
              <w:rPr>
                <w:rFonts w:ascii="Source Sans Pro" w:hAnsi="Source Sans Pro" w:cs="Calibri"/>
              </w:rPr>
            </w:pPr>
            <w:r w:rsidRPr="00E84595">
              <w:rPr>
                <w:rFonts w:ascii="Source Sans Pro" w:hAnsi="Source Sans Pro" w:cs="Calibri"/>
                <w:b/>
                <w:bCs/>
              </w:rPr>
              <w:t>Ste</w:t>
            </w:r>
            <w:r>
              <w:rPr>
                <w:rFonts w:ascii="Source Sans Pro" w:hAnsi="Source Sans Pro" w:cs="Calibri"/>
                <w:b/>
                <w:bCs/>
              </w:rPr>
              <w:t>v</w:t>
            </w:r>
            <w:r w:rsidRPr="00E84595">
              <w:rPr>
                <w:rFonts w:ascii="Source Sans Pro" w:hAnsi="Source Sans Pro" w:cs="Calibri"/>
                <w:b/>
                <w:bCs/>
              </w:rPr>
              <w:t>en/Isaac:</w:t>
            </w:r>
            <w:r w:rsidRPr="00E84595">
              <w:rPr>
                <w:rFonts w:ascii="Source Sans Pro" w:hAnsi="Source Sans Pro" w:cs="Calibri"/>
              </w:rPr>
              <w:t xml:space="preserve"> provide an attachment to inventory list, which includes the items of all sets and their identity numbers – June 30, 2022</w:t>
            </w:r>
          </w:p>
          <w:p w14:paraId="64D8CC72" w14:textId="77777777" w:rsidR="00DE679D" w:rsidRPr="00E84595" w:rsidRDefault="00DE679D" w:rsidP="00B21ECD">
            <w:pPr>
              <w:jc w:val="both"/>
              <w:rPr>
                <w:rFonts w:ascii="Source Sans Pro" w:hAnsi="Source Sans Pro" w:cs="Calibri"/>
              </w:rPr>
            </w:pPr>
          </w:p>
          <w:p w14:paraId="448B24C0" w14:textId="18705D96" w:rsidR="00DE679D" w:rsidRPr="00E84595" w:rsidRDefault="00DE679D" w:rsidP="00B21ECD">
            <w:pPr>
              <w:jc w:val="both"/>
              <w:rPr>
                <w:rFonts w:ascii="Source Sans Pro" w:hAnsi="Source Sans Pro" w:cs="Calibri"/>
              </w:rPr>
            </w:pPr>
            <w:r w:rsidRPr="00E84595">
              <w:rPr>
                <w:rFonts w:ascii="Source Sans Pro" w:hAnsi="Source Sans Pro" w:cs="Calibri"/>
                <w:b/>
                <w:bCs/>
              </w:rPr>
              <w:t>Ste</w:t>
            </w:r>
            <w:r>
              <w:rPr>
                <w:rFonts w:ascii="Source Sans Pro" w:hAnsi="Source Sans Pro" w:cs="Calibri"/>
                <w:b/>
                <w:bCs/>
              </w:rPr>
              <w:t>v</w:t>
            </w:r>
            <w:r w:rsidRPr="00E84595">
              <w:rPr>
                <w:rFonts w:ascii="Source Sans Pro" w:hAnsi="Source Sans Pro" w:cs="Calibri"/>
                <w:b/>
                <w:bCs/>
              </w:rPr>
              <w:t>en:</w:t>
            </w:r>
            <w:r w:rsidRPr="00E84595">
              <w:rPr>
                <w:rFonts w:ascii="Source Sans Pro" w:hAnsi="Source Sans Pro" w:cs="Calibri"/>
              </w:rPr>
              <w:t xml:space="preserve"> preparation and provision of </w:t>
            </w:r>
            <w:proofErr w:type="gramStart"/>
            <w:r w:rsidRPr="00E84595">
              <w:rPr>
                <w:rFonts w:ascii="Source Sans Pro" w:hAnsi="Source Sans Pro" w:cs="Calibri"/>
              </w:rPr>
              <w:t>time-sheets</w:t>
            </w:r>
            <w:proofErr w:type="gramEnd"/>
            <w:r w:rsidRPr="00E84595">
              <w:rPr>
                <w:rFonts w:ascii="Source Sans Pro" w:hAnsi="Source Sans Pro" w:cs="Calibri"/>
              </w:rPr>
              <w:t xml:space="preserve"> for staff members whose salaries where partly covered by project (ENT surgeon, speech therapists) – June 30, 2022</w:t>
            </w:r>
          </w:p>
          <w:p w14:paraId="2A44BCCE" w14:textId="77777777" w:rsidR="00DE679D" w:rsidRPr="00E84595" w:rsidRDefault="00DE679D" w:rsidP="00B21ECD">
            <w:pPr>
              <w:jc w:val="both"/>
              <w:rPr>
                <w:rFonts w:ascii="Source Sans Pro" w:hAnsi="Source Sans Pro" w:cs="Calibri"/>
              </w:rPr>
            </w:pPr>
          </w:p>
          <w:p w14:paraId="0FC7192C" w14:textId="20F6CD24" w:rsidR="00DE679D" w:rsidRPr="00E84595" w:rsidRDefault="00DE679D" w:rsidP="00B21ECD">
            <w:pPr>
              <w:jc w:val="both"/>
              <w:rPr>
                <w:rFonts w:ascii="Source Sans Pro" w:hAnsi="Source Sans Pro" w:cs="Calibri"/>
                <w:b/>
                <w:bCs/>
              </w:rPr>
            </w:pPr>
            <w:r w:rsidRPr="00E84595">
              <w:rPr>
                <w:rFonts w:ascii="Source Sans Pro" w:hAnsi="Source Sans Pro" w:cs="Calibri"/>
                <w:b/>
                <w:bCs/>
              </w:rPr>
              <w:t>Ste</w:t>
            </w:r>
            <w:r>
              <w:rPr>
                <w:rFonts w:ascii="Source Sans Pro" w:hAnsi="Source Sans Pro" w:cs="Calibri"/>
                <w:b/>
                <w:bCs/>
              </w:rPr>
              <w:t>ve</w:t>
            </w:r>
            <w:r w:rsidRPr="00E84595">
              <w:rPr>
                <w:rFonts w:ascii="Source Sans Pro" w:hAnsi="Source Sans Pro" w:cs="Calibri"/>
                <w:b/>
                <w:bCs/>
              </w:rPr>
              <w:t xml:space="preserve">n: </w:t>
            </w:r>
            <w:r w:rsidRPr="00E84595">
              <w:rPr>
                <w:rFonts w:ascii="Source Sans Pro" w:hAnsi="Source Sans Pro" w:cs="Calibri"/>
              </w:rPr>
              <w:t>to discuss how to increase budget implementation until project end (approved activities &amp; strengthening of activities as approved in change request)</w:t>
            </w:r>
          </w:p>
        </w:tc>
        <w:tc>
          <w:tcPr>
            <w:tcW w:w="15743" w:type="dxa"/>
            <w:gridSpan w:val="2"/>
            <w:tcBorders>
              <w:bottom w:val="dashSmallGap" w:sz="4" w:space="0" w:color="A6A6A6" w:themeColor="background1" w:themeShade="A6"/>
            </w:tcBorders>
          </w:tcPr>
          <w:p w14:paraId="19EE9C9A" w14:textId="77777777" w:rsidR="00DE679D" w:rsidRPr="00E84595" w:rsidRDefault="00DE679D" w:rsidP="00B21ECD">
            <w:pPr>
              <w:jc w:val="both"/>
              <w:rPr>
                <w:rFonts w:ascii="Source Sans Pro" w:hAnsi="Source Sans Pro" w:cs="Calibri"/>
              </w:rPr>
            </w:pPr>
          </w:p>
        </w:tc>
      </w:tr>
      <w:tr w:rsidR="00DE679D" w:rsidRPr="00922983" w14:paraId="45B5373F" w14:textId="11C42EA3" w:rsidTr="74605382">
        <w:trPr>
          <w:gridAfter w:val="1"/>
          <w:wAfter w:w="12" w:type="dxa"/>
          <w:trHeight w:hRule="exact" w:val="15803"/>
        </w:trPr>
        <w:tc>
          <w:tcPr>
            <w:tcW w:w="12328" w:type="dxa"/>
            <w:gridSpan w:val="2"/>
          </w:tcPr>
          <w:p w14:paraId="059C775D" w14:textId="77777777" w:rsidR="00DE679D" w:rsidRPr="00D30C4B" w:rsidRDefault="00DE679D" w:rsidP="00B21ECD">
            <w:pPr>
              <w:jc w:val="both"/>
              <w:rPr>
                <w:rFonts w:ascii="Source Sans Pro" w:hAnsi="Source Sans Pro" w:cs="Calibri"/>
                <w:sz w:val="22"/>
                <w:szCs w:val="22"/>
              </w:rPr>
            </w:pPr>
          </w:p>
          <w:p w14:paraId="77A5726F" w14:textId="77777777" w:rsidR="00DE679D" w:rsidRDefault="00DE679D" w:rsidP="00B21ECD">
            <w:pPr>
              <w:jc w:val="both"/>
              <w:rPr>
                <w:rFonts w:ascii="Source Sans Pro" w:hAnsi="Source Sans Pro" w:cs="Calibri"/>
                <w:sz w:val="22"/>
                <w:szCs w:val="22"/>
              </w:rPr>
            </w:pPr>
          </w:p>
          <w:p w14:paraId="29CB69C5" w14:textId="77777777" w:rsidR="00DE679D" w:rsidRDefault="00DE679D" w:rsidP="00B21ECD">
            <w:pPr>
              <w:jc w:val="both"/>
              <w:rPr>
                <w:rFonts w:ascii="Source Sans Pro" w:hAnsi="Source Sans Pro" w:cs="Calibri"/>
                <w:sz w:val="22"/>
                <w:szCs w:val="22"/>
              </w:rPr>
            </w:pPr>
          </w:p>
          <w:p w14:paraId="161AAF5F" w14:textId="77777777" w:rsidR="00DE679D" w:rsidRDefault="00DE679D" w:rsidP="00B21ECD">
            <w:pPr>
              <w:jc w:val="both"/>
              <w:rPr>
                <w:rFonts w:ascii="Source Sans Pro" w:hAnsi="Source Sans Pro" w:cs="Calibri"/>
                <w:sz w:val="22"/>
                <w:szCs w:val="22"/>
              </w:rPr>
            </w:pPr>
          </w:p>
          <w:p w14:paraId="4B9FFB7E" w14:textId="77777777" w:rsidR="00DE679D" w:rsidRDefault="00DE679D" w:rsidP="00314564">
            <w:pPr>
              <w:rPr>
                <w:rFonts w:ascii="Source Sans Pro" w:hAnsi="Source Sans Pro" w:cs="Calibri"/>
                <w:b/>
                <w:bCs/>
                <w:sz w:val="22"/>
                <w:szCs w:val="22"/>
              </w:rPr>
            </w:pPr>
            <w:r w:rsidRPr="00996233">
              <w:rPr>
                <w:rFonts w:ascii="Source Sans Pro" w:hAnsi="Source Sans Pro" w:cs="Calibri"/>
                <w:b/>
                <w:bCs/>
                <w:sz w:val="22"/>
                <w:szCs w:val="22"/>
              </w:rPr>
              <w:t>Cheshire Homes Society of Zambia: Meeting with partner staff</w:t>
            </w:r>
          </w:p>
          <w:p w14:paraId="6E93EAE7" w14:textId="77777777" w:rsidR="00DE679D" w:rsidRDefault="00DE679D" w:rsidP="00314564">
            <w:pPr>
              <w:pStyle w:val="Listenabsatz"/>
              <w:numPr>
                <w:ilvl w:val="0"/>
                <w:numId w:val="11"/>
              </w:numPr>
              <w:jc w:val="both"/>
              <w:rPr>
                <w:rFonts w:ascii="Source Sans Pro" w:hAnsi="Source Sans Pro" w:cs="Calibri"/>
              </w:rPr>
            </w:pPr>
            <w:r w:rsidRPr="00B21ECD">
              <w:rPr>
                <w:rFonts w:ascii="Source Sans Pro" w:hAnsi="Source Sans Pro" w:cs="Calibri"/>
              </w:rPr>
              <w:t>Introduction of all participants from partner and CBM side, welcoming words</w:t>
            </w:r>
          </w:p>
          <w:p w14:paraId="394D2A78" w14:textId="61755D94" w:rsidR="00DE679D" w:rsidRPr="00314564" w:rsidRDefault="00DE679D" w:rsidP="00314564">
            <w:pPr>
              <w:pStyle w:val="Listenabsatz"/>
              <w:numPr>
                <w:ilvl w:val="0"/>
                <w:numId w:val="11"/>
              </w:numPr>
              <w:jc w:val="both"/>
              <w:rPr>
                <w:rFonts w:ascii="Source Sans Pro" w:hAnsi="Source Sans Pro" w:cs="Calibri"/>
              </w:rPr>
            </w:pPr>
            <w:r w:rsidRPr="00314564">
              <w:rPr>
                <w:rFonts w:ascii="Source Sans Pro" w:hAnsi="Source Sans Pro" w:cs="Calibri"/>
              </w:rPr>
              <w:t>Besides, an introduction to the BMZ Reporting Template is planned</w:t>
            </w:r>
          </w:p>
          <w:p w14:paraId="15A9D269" w14:textId="07DBAA98" w:rsidR="00DE679D" w:rsidRPr="00B21ECD" w:rsidRDefault="00DE679D" w:rsidP="00B21ECD">
            <w:pPr>
              <w:pStyle w:val="Listenabsatz"/>
              <w:numPr>
                <w:ilvl w:val="0"/>
                <w:numId w:val="13"/>
              </w:numPr>
              <w:rPr>
                <w:rFonts w:ascii="Source Sans Pro" w:hAnsi="Source Sans Pro" w:cs="Calibri"/>
              </w:rPr>
            </w:pPr>
            <w:r w:rsidRPr="00B21ECD">
              <w:rPr>
                <w:rFonts w:ascii="Source Sans Pro" w:hAnsi="Source Sans Pro" w:cs="Calibri"/>
              </w:rPr>
              <w:t>Discussion of timeline for activity implementation can be started</w:t>
            </w:r>
          </w:p>
          <w:p w14:paraId="3BFFA9B2" w14:textId="328A821F" w:rsidR="00DE679D" w:rsidRPr="00B21ECD" w:rsidRDefault="00DE679D" w:rsidP="00B21ECD">
            <w:pPr>
              <w:pStyle w:val="Listenabsatz"/>
              <w:numPr>
                <w:ilvl w:val="0"/>
                <w:numId w:val="14"/>
              </w:numPr>
              <w:jc w:val="both"/>
              <w:rPr>
                <w:rFonts w:ascii="Source Sans Pro" w:hAnsi="Source Sans Pro" w:cs="Calibri"/>
              </w:rPr>
            </w:pPr>
            <w:r w:rsidRPr="00B21ECD">
              <w:rPr>
                <w:rFonts w:ascii="Source Sans Pro" w:hAnsi="Source Sans Pro" w:cs="Calibri"/>
              </w:rPr>
              <w:t>Kick-off workshop should take place once key staff members are on board</w:t>
            </w:r>
          </w:p>
          <w:p w14:paraId="7667BE7A" w14:textId="1F1509B6" w:rsidR="00DE679D" w:rsidRPr="00B21ECD" w:rsidRDefault="00DE679D" w:rsidP="00B21ECD">
            <w:pPr>
              <w:pStyle w:val="Listenabsatz"/>
              <w:numPr>
                <w:ilvl w:val="0"/>
                <w:numId w:val="14"/>
              </w:numPr>
              <w:jc w:val="both"/>
              <w:rPr>
                <w:rFonts w:ascii="Source Sans Pro" w:hAnsi="Source Sans Pro" w:cs="Calibri"/>
              </w:rPr>
            </w:pPr>
            <w:r w:rsidRPr="00B21ECD">
              <w:rPr>
                <w:rFonts w:ascii="Source Sans Pro" w:hAnsi="Source Sans Pro" w:cs="Calibri"/>
              </w:rPr>
              <w:t>TORs for baseline survey should already be developed</w:t>
            </w:r>
          </w:p>
          <w:p w14:paraId="1D7A1BE6" w14:textId="11437787" w:rsidR="00DE679D" w:rsidRPr="00B21ECD" w:rsidRDefault="00DE679D" w:rsidP="00B21ECD">
            <w:pPr>
              <w:pStyle w:val="Listenabsatz"/>
              <w:numPr>
                <w:ilvl w:val="0"/>
                <w:numId w:val="14"/>
              </w:numPr>
              <w:jc w:val="both"/>
              <w:rPr>
                <w:rFonts w:ascii="Source Sans Pro" w:hAnsi="Source Sans Pro" w:cs="Calibri"/>
              </w:rPr>
            </w:pPr>
            <w:r w:rsidRPr="00B21ECD">
              <w:rPr>
                <w:rFonts w:ascii="Source Sans Pro" w:hAnsi="Source Sans Pro" w:cs="Calibri"/>
              </w:rPr>
              <w:t xml:space="preserve">Version 2 of </w:t>
            </w:r>
            <w:proofErr w:type="spellStart"/>
            <w:r w:rsidRPr="00B21ECD">
              <w:rPr>
                <w:rFonts w:ascii="Source Sans Pro" w:hAnsi="Source Sans Pro" w:cs="Calibri"/>
              </w:rPr>
              <w:t>Celebral</w:t>
            </w:r>
            <w:proofErr w:type="spellEnd"/>
            <w:r w:rsidRPr="00B21ECD">
              <w:rPr>
                <w:rFonts w:ascii="Source Sans Pro" w:hAnsi="Source Sans Pro" w:cs="Calibri"/>
              </w:rPr>
              <w:t xml:space="preserve"> Palsy Handbook is now called Ubuntu (please see: </w:t>
            </w:r>
            <w:hyperlink r:id="rId17" w:history="1">
              <w:r w:rsidRPr="00B21ECD">
                <w:rPr>
                  <w:rStyle w:val="Hyperlink"/>
                  <w:rFonts w:ascii="Source Sans Pro" w:eastAsiaTheme="majorEastAsia" w:hAnsi="Source Sans Pro"/>
                </w:rPr>
                <w:t xml:space="preserve">Ubuntu, Baby Ubuntu and Juntos </w:t>
              </w:r>
              <w:proofErr w:type="spellStart"/>
              <w:r w:rsidRPr="00B21ECD">
                <w:rPr>
                  <w:rStyle w:val="Hyperlink"/>
                  <w:rFonts w:ascii="Source Sans Pro" w:eastAsiaTheme="majorEastAsia" w:hAnsi="Source Sans Pro"/>
                </w:rPr>
                <w:t>programmes</w:t>
              </w:r>
              <w:proofErr w:type="spellEnd"/>
              <w:r w:rsidRPr="00B21ECD">
                <w:rPr>
                  <w:rStyle w:val="Hyperlink"/>
                  <w:rFonts w:ascii="Source Sans Pro" w:eastAsiaTheme="majorEastAsia" w:hAnsi="Source Sans Pro"/>
                </w:rPr>
                <w:t xml:space="preserve"> for children with disabilities (ubuntu-hub.org)</w:t>
              </w:r>
            </w:hyperlink>
          </w:p>
          <w:p w14:paraId="16278BE0" w14:textId="052245F1" w:rsidR="00DE679D" w:rsidRPr="00B21ECD" w:rsidRDefault="00DE679D" w:rsidP="00B21ECD">
            <w:pPr>
              <w:pStyle w:val="Listenabsatz"/>
              <w:numPr>
                <w:ilvl w:val="0"/>
                <w:numId w:val="14"/>
              </w:numPr>
              <w:jc w:val="both"/>
              <w:rPr>
                <w:ins w:id="3" w:author="Meande-Baltussen, Marjolein" w:date="2022-01-19T12:59:00Z"/>
                <w:rFonts w:ascii="Source Sans Pro" w:hAnsi="Source Sans Pro" w:cs="Calibri"/>
              </w:rPr>
            </w:pPr>
            <w:r w:rsidRPr="45284C7B">
              <w:rPr>
                <w:rFonts w:ascii="Source Sans Pro" w:hAnsi="Source Sans Pro" w:cs="Calibri"/>
              </w:rPr>
              <w:t xml:space="preserve">Musonda mentioned that the salaries of three project assistants should have been budgeted; it seems as during finalization of proposal, </w:t>
            </w:r>
            <w:proofErr w:type="spellStart"/>
            <w:r w:rsidRPr="45284C7B">
              <w:rPr>
                <w:rFonts w:ascii="Source Sans Pro" w:hAnsi="Source Sans Pro" w:cs="Calibri"/>
              </w:rPr>
              <w:t>bengo</w:t>
            </w:r>
            <w:proofErr w:type="spellEnd"/>
            <w:r w:rsidRPr="45284C7B">
              <w:rPr>
                <w:rFonts w:ascii="Source Sans Pro" w:hAnsi="Source Sans Pro" w:cs="Calibri"/>
              </w:rPr>
              <w:t xml:space="preserve"> asked CBM to shift some budget to different project years, which resulted in the overall budget including only one position; Lisa to clarify with </w:t>
            </w:r>
            <w:proofErr w:type="spellStart"/>
            <w:r w:rsidRPr="45284C7B">
              <w:rPr>
                <w:rFonts w:ascii="Source Sans Pro" w:hAnsi="Source Sans Pro" w:cs="Calibri"/>
              </w:rPr>
              <w:t>bengo</w:t>
            </w:r>
            <w:proofErr w:type="spellEnd"/>
            <w:r w:rsidRPr="45284C7B">
              <w:rPr>
                <w:rFonts w:ascii="Source Sans Pro" w:hAnsi="Source Sans Pro" w:cs="Calibri"/>
              </w:rPr>
              <w:t xml:space="preserve"> if two additional positions can be financed by savings generated in first months (about 18,000 EUR required), kindly proceed with recruitment of three project assistants.</w:t>
            </w:r>
          </w:p>
          <w:p w14:paraId="197EFB3A" w14:textId="67B7E31D" w:rsidR="1ABCB008" w:rsidRDefault="1ABCB008" w:rsidP="74605382">
            <w:pPr>
              <w:pStyle w:val="Listenabsatz"/>
              <w:numPr>
                <w:ilvl w:val="0"/>
                <w:numId w:val="14"/>
              </w:numPr>
              <w:jc w:val="both"/>
              <w:rPr>
                <w:rFonts w:asciiTheme="minorHAnsi" w:eastAsiaTheme="minorEastAsia" w:hAnsiTheme="minorHAnsi" w:cstheme="minorBidi"/>
                <w:color w:val="0070C0"/>
              </w:rPr>
            </w:pPr>
            <w:r w:rsidRPr="74605382">
              <w:rPr>
                <w:rFonts w:ascii="Source Sans Pro" w:hAnsi="Source Sans Pro" w:cs="Calibri"/>
              </w:rPr>
              <w:t xml:space="preserve">Cheshire head office plays a role in overall M&amp;E and </w:t>
            </w:r>
            <w:r w:rsidR="61EB7845" w:rsidRPr="74605382">
              <w:rPr>
                <w:rFonts w:ascii="Source Sans Pro" w:hAnsi="Source Sans Pro" w:cs="Calibri"/>
              </w:rPr>
              <w:t>requested a</w:t>
            </w:r>
            <w:r w:rsidRPr="74605382">
              <w:rPr>
                <w:rFonts w:ascii="Source Sans Pro" w:hAnsi="Source Sans Pro" w:cs="Calibri"/>
              </w:rPr>
              <w:t xml:space="preserve"> budget for this</w:t>
            </w:r>
            <w:r w:rsidR="7AE436C3" w:rsidRPr="74605382">
              <w:rPr>
                <w:rFonts w:ascii="Source Sans Pro" w:hAnsi="Source Sans Pro" w:cs="Calibri"/>
              </w:rPr>
              <w:t>:</w:t>
            </w:r>
            <w:r w:rsidR="495A3C4F" w:rsidRPr="74605382">
              <w:rPr>
                <w:rFonts w:ascii="Source Sans Pro" w:hAnsi="Source Sans Pro" w:cs="Calibri"/>
              </w:rPr>
              <w:t xml:space="preserve"> it was mentioned that there </w:t>
            </w:r>
            <w:r w:rsidR="1A3621A6" w:rsidRPr="74605382">
              <w:rPr>
                <w:rFonts w:ascii="Source Sans Pro" w:hAnsi="Source Sans Pro" w:cs="Calibri"/>
              </w:rPr>
              <w:t>is some budget included:</w:t>
            </w:r>
            <w:r w:rsidR="2A61B09F" w:rsidRPr="74605382">
              <w:rPr>
                <w:rFonts w:ascii="Source Sans Pro" w:hAnsi="Source Sans Pro" w:cs="Calibri"/>
              </w:rPr>
              <w:t xml:space="preserve">  20% </w:t>
            </w:r>
            <w:r w:rsidR="0EE021CC" w:rsidRPr="74605382">
              <w:rPr>
                <w:rFonts w:ascii="Source Sans Pro" w:hAnsi="Source Sans Pro" w:cs="Calibri"/>
              </w:rPr>
              <w:t xml:space="preserve">contribution to office supplies (lumpsum) </w:t>
            </w:r>
            <w:r w:rsidR="2A61B09F" w:rsidRPr="74605382">
              <w:rPr>
                <w:rFonts w:ascii="Source Sans Pro" w:hAnsi="Source Sans Pro" w:cs="Calibri"/>
              </w:rPr>
              <w:t>can go the national office (</w:t>
            </w:r>
            <w:r w:rsidR="0B36F163" w:rsidRPr="74605382">
              <w:rPr>
                <w:rFonts w:ascii="Source Sans Pro" w:hAnsi="Source Sans Pro" w:cs="Calibri"/>
              </w:rPr>
              <w:t>please see r</w:t>
            </w:r>
            <w:r w:rsidR="2A61B09F" w:rsidRPr="74605382">
              <w:rPr>
                <w:rFonts w:ascii="Source Sans Pro" w:hAnsi="Source Sans Pro" w:cs="Calibri"/>
              </w:rPr>
              <w:t>esult activity 8.1</w:t>
            </w:r>
            <w:r w:rsidR="3B67E12F" w:rsidRPr="74605382">
              <w:rPr>
                <w:rFonts w:ascii="Source Sans Pro" w:hAnsi="Source Sans Pro" w:cs="Calibri"/>
              </w:rPr>
              <w:t xml:space="preserve"> in planning tool, p. 19 in narrative proposal</w:t>
            </w:r>
            <w:r w:rsidR="2A61B09F" w:rsidRPr="74605382">
              <w:rPr>
                <w:rFonts w:ascii="Source Sans Pro" w:hAnsi="Source Sans Pro" w:cs="Calibri"/>
              </w:rPr>
              <w:t>)</w:t>
            </w:r>
          </w:p>
          <w:p w14:paraId="0D16FCF8" w14:textId="64C7704E" w:rsidR="00DE679D" w:rsidRPr="00B21ECD" w:rsidRDefault="00DE679D" w:rsidP="00B21ECD">
            <w:pPr>
              <w:pStyle w:val="Listenabsatz"/>
              <w:numPr>
                <w:ilvl w:val="0"/>
                <w:numId w:val="14"/>
              </w:numPr>
              <w:jc w:val="both"/>
              <w:rPr>
                <w:rFonts w:ascii="Source Sans Pro" w:hAnsi="Source Sans Pro" w:cs="Calibri"/>
              </w:rPr>
            </w:pPr>
            <w:r w:rsidRPr="64445EB8">
              <w:rPr>
                <w:rFonts w:ascii="Source Sans Pro" w:hAnsi="Source Sans Pro" w:cs="Calibri"/>
              </w:rPr>
              <w:t>Important to engage with Sarah Rule regarding the preparation of master training led by to GTKCP e</w:t>
            </w:r>
            <w:commentRangeStart w:id="4"/>
            <w:r w:rsidRPr="64445EB8">
              <w:rPr>
                <w:rFonts w:ascii="Source Sans Pro" w:hAnsi="Source Sans Pro" w:cs="Calibri"/>
              </w:rPr>
              <w:t xml:space="preserve">xperts from UCT </w:t>
            </w:r>
            <w:commentRangeEnd w:id="4"/>
            <w:r>
              <w:commentReference w:id="4"/>
            </w:r>
            <w:r w:rsidRPr="64445EB8">
              <w:rPr>
                <w:rFonts w:ascii="Source Sans Pro" w:hAnsi="Source Sans Pro" w:cs="Calibri"/>
              </w:rPr>
              <w:t>once set up is completed and participants were identified</w:t>
            </w:r>
          </w:p>
          <w:p w14:paraId="7580368B" w14:textId="77777777" w:rsidR="00DE679D" w:rsidRDefault="00DE679D" w:rsidP="00B21ECD">
            <w:pPr>
              <w:jc w:val="both"/>
              <w:rPr>
                <w:rFonts w:ascii="Source Sans Pro" w:hAnsi="Source Sans Pro" w:cs="Calibri"/>
                <w:sz w:val="22"/>
                <w:szCs w:val="22"/>
              </w:rPr>
            </w:pPr>
          </w:p>
          <w:p w14:paraId="2B8D3256" w14:textId="7CD25B29" w:rsidR="00DE679D" w:rsidRPr="00996233" w:rsidRDefault="00DE679D" w:rsidP="00B21ECD">
            <w:pPr>
              <w:rPr>
                <w:rFonts w:ascii="Source Sans Pro" w:hAnsi="Source Sans Pro" w:cs="Calibri"/>
                <w:b/>
                <w:bCs/>
                <w:sz w:val="22"/>
                <w:szCs w:val="22"/>
              </w:rPr>
            </w:pPr>
            <w:r w:rsidRPr="00996233">
              <w:rPr>
                <w:rFonts w:ascii="Source Sans Pro" w:hAnsi="Source Sans Pro" w:cs="Calibri"/>
                <w:b/>
                <w:bCs/>
                <w:sz w:val="22"/>
                <w:szCs w:val="22"/>
              </w:rPr>
              <w:t xml:space="preserve">Clarification of roles, </w:t>
            </w:r>
            <w:proofErr w:type="gramStart"/>
            <w:r w:rsidRPr="00996233">
              <w:rPr>
                <w:rFonts w:ascii="Source Sans Pro" w:hAnsi="Source Sans Pro" w:cs="Calibri"/>
                <w:b/>
                <w:bCs/>
                <w:sz w:val="22"/>
                <w:szCs w:val="22"/>
              </w:rPr>
              <w:t>responsibilities</w:t>
            </w:r>
            <w:proofErr w:type="gramEnd"/>
            <w:r w:rsidRPr="00996233">
              <w:rPr>
                <w:rFonts w:ascii="Source Sans Pro" w:hAnsi="Source Sans Pro" w:cs="Calibri"/>
                <w:b/>
                <w:bCs/>
                <w:sz w:val="22"/>
                <w:szCs w:val="22"/>
              </w:rPr>
              <w:t xml:space="preserve"> and communication lines</w:t>
            </w:r>
            <w:r w:rsidRPr="47493240">
              <w:rPr>
                <w:rFonts w:ascii="Source Sans Pro" w:hAnsi="Source Sans Pro" w:cs="Calibri"/>
                <w:b/>
                <w:bCs/>
                <w:sz w:val="22"/>
                <w:szCs w:val="22"/>
              </w:rPr>
              <w:t xml:space="preserve"> (P4218)</w:t>
            </w:r>
          </w:p>
          <w:p w14:paraId="6C4C5E0E" w14:textId="15F6D7FA" w:rsidR="00DE679D" w:rsidRPr="00B21ECD" w:rsidRDefault="00DE679D" w:rsidP="00B21ECD">
            <w:pPr>
              <w:pStyle w:val="Listenabsatz"/>
              <w:numPr>
                <w:ilvl w:val="0"/>
                <w:numId w:val="15"/>
              </w:numPr>
              <w:jc w:val="both"/>
              <w:rPr>
                <w:rFonts w:ascii="Source Sans Pro" w:hAnsi="Source Sans Pro" w:cs="Calibri"/>
              </w:rPr>
            </w:pPr>
            <w:r w:rsidRPr="00B21ECD">
              <w:rPr>
                <w:rFonts w:ascii="Source Sans Pro" w:hAnsi="Source Sans Pro" w:cs="Calibri"/>
              </w:rPr>
              <w:t>Lisa briefly presented the different roles of Cheshire, CBM CO and CBM Project Delivery</w:t>
            </w:r>
          </w:p>
          <w:p w14:paraId="39216625" w14:textId="77777777" w:rsidR="00DE679D" w:rsidRDefault="00DE679D" w:rsidP="00B21ECD">
            <w:pPr>
              <w:jc w:val="both"/>
              <w:rPr>
                <w:rFonts w:ascii="Source Sans Pro" w:hAnsi="Source Sans Pro" w:cs="Calibri"/>
                <w:sz w:val="22"/>
                <w:szCs w:val="22"/>
              </w:rPr>
            </w:pPr>
          </w:p>
          <w:p w14:paraId="491AF0B9" w14:textId="77777777" w:rsidR="00DE679D" w:rsidRPr="00D30C4B" w:rsidRDefault="00DE679D" w:rsidP="00B21ECD">
            <w:pPr>
              <w:rPr>
                <w:rFonts w:ascii="Source Sans Pro" w:hAnsi="Source Sans Pro" w:cs="Calibri"/>
                <w:b/>
                <w:bCs/>
                <w:sz w:val="22"/>
                <w:szCs w:val="22"/>
              </w:rPr>
            </w:pPr>
            <w:r w:rsidRPr="00D30C4B">
              <w:rPr>
                <w:rFonts w:ascii="Source Sans Pro" w:hAnsi="Source Sans Pro" w:cs="Calibri"/>
                <w:b/>
                <w:bCs/>
                <w:sz w:val="22"/>
                <w:szCs w:val="22"/>
              </w:rPr>
              <w:t>17</w:t>
            </w:r>
            <w:r w:rsidRPr="00D30C4B">
              <w:rPr>
                <w:rFonts w:ascii="Source Sans Pro" w:hAnsi="Source Sans Pro" w:cs="Calibri"/>
                <w:b/>
                <w:bCs/>
                <w:sz w:val="22"/>
                <w:szCs w:val="22"/>
                <w:vertAlign w:val="superscript"/>
              </w:rPr>
              <w:t>th</w:t>
            </w:r>
            <w:r w:rsidRPr="00D30C4B">
              <w:rPr>
                <w:rFonts w:ascii="Source Sans Pro" w:hAnsi="Source Sans Pro" w:cs="Calibri"/>
                <w:b/>
                <w:bCs/>
                <w:sz w:val="22"/>
                <w:szCs w:val="22"/>
              </w:rPr>
              <w:t xml:space="preserve"> </w:t>
            </w:r>
            <w:proofErr w:type="gramStart"/>
            <w:r w:rsidRPr="00D30C4B">
              <w:rPr>
                <w:rFonts w:ascii="Source Sans Pro" w:hAnsi="Source Sans Pro" w:cs="Calibri"/>
                <w:b/>
                <w:bCs/>
                <w:sz w:val="22"/>
                <w:szCs w:val="22"/>
              </w:rPr>
              <w:t>November,</w:t>
            </w:r>
            <w:proofErr w:type="gramEnd"/>
            <w:r w:rsidRPr="00D30C4B">
              <w:rPr>
                <w:rFonts w:ascii="Source Sans Pro" w:hAnsi="Source Sans Pro" w:cs="Calibri"/>
                <w:b/>
                <w:bCs/>
                <w:sz w:val="22"/>
                <w:szCs w:val="22"/>
              </w:rPr>
              <w:t xml:space="preserve"> 2021:</w:t>
            </w:r>
          </w:p>
          <w:p w14:paraId="2991C78B" w14:textId="05BC7626" w:rsidR="00DE679D" w:rsidRPr="00996233" w:rsidRDefault="00DE679D" w:rsidP="00B21ECD">
            <w:pPr>
              <w:rPr>
                <w:b/>
              </w:rPr>
            </w:pPr>
            <w:r w:rsidRPr="00996233">
              <w:rPr>
                <w:rFonts w:ascii="Source Sans Pro" w:hAnsi="Source Sans Pro" w:cs="Calibri"/>
                <w:b/>
                <w:bCs/>
                <w:sz w:val="22"/>
                <w:szCs w:val="22"/>
              </w:rPr>
              <w:t xml:space="preserve">Review of audiological booth at </w:t>
            </w:r>
            <w:proofErr w:type="spellStart"/>
            <w:r w:rsidRPr="00996233">
              <w:rPr>
                <w:rFonts w:ascii="Source Sans Pro" w:hAnsi="Source Sans Pro" w:cs="Calibri"/>
                <w:b/>
                <w:bCs/>
                <w:sz w:val="22"/>
                <w:szCs w:val="22"/>
              </w:rPr>
              <w:t>Choma</w:t>
            </w:r>
            <w:proofErr w:type="spellEnd"/>
            <w:r w:rsidRPr="00996233">
              <w:rPr>
                <w:rFonts w:ascii="Source Sans Pro" w:hAnsi="Source Sans Pro" w:cs="Calibri"/>
                <w:b/>
                <w:bCs/>
                <w:sz w:val="22"/>
                <w:szCs w:val="22"/>
              </w:rPr>
              <w:t xml:space="preserve"> General </w:t>
            </w:r>
            <w:proofErr w:type="gramStart"/>
            <w:r w:rsidRPr="00996233">
              <w:rPr>
                <w:rFonts w:ascii="Source Sans Pro" w:hAnsi="Source Sans Pro" w:cs="Calibri"/>
                <w:b/>
                <w:bCs/>
                <w:sz w:val="22"/>
                <w:szCs w:val="22"/>
              </w:rPr>
              <w:t>Hospital</w:t>
            </w:r>
            <w:r w:rsidRPr="47493240">
              <w:rPr>
                <w:rFonts w:ascii="Source Sans Pro" w:hAnsi="Source Sans Pro" w:cs="Calibri"/>
                <w:b/>
                <w:bCs/>
                <w:sz w:val="22"/>
                <w:szCs w:val="22"/>
              </w:rPr>
              <w:t xml:space="preserve">  (</w:t>
            </w:r>
            <w:proofErr w:type="gramEnd"/>
            <w:r w:rsidRPr="47493240">
              <w:rPr>
                <w:rFonts w:ascii="Source Sans Pro" w:hAnsi="Source Sans Pro" w:cs="Calibri"/>
                <w:b/>
                <w:bCs/>
                <w:sz w:val="22"/>
                <w:szCs w:val="22"/>
              </w:rPr>
              <w:t>P3851)</w:t>
            </w:r>
          </w:p>
          <w:p w14:paraId="58A0ED45" w14:textId="06E64377" w:rsidR="00DE679D" w:rsidRPr="00B21ECD" w:rsidRDefault="00DE679D" w:rsidP="00B21ECD">
            <w:pPr>
              <w:pStyle w:val="Listenabsatz"/>
              <w:numPr>
                <w:ilvl w:val="0"/>
                <w:numId w:val="15"/>
              </w:numPr>
              <w:rPr>
                <w:rFonts w:ascii="Source Sans Pro" w:hAnsi="Source Sans Pro" w:cs="Calibri"/>
              </w:rPr>
            </w:pPr>
            <w:r w:rsidRPr="00B21ECD">
              <w:rPr>
                <w:rFonts w:ascii="Source Sans Pro" w:hAnsi="Source Sans Pro" w:cs="Calibri"/>
              </w:rPr>
              <w:t xml:space="preserve">The group visited the </w:t>
            </w:r>
            <w:proofErr w:type="spellStart"/>
            <w:r w:rsidRPr="00B21ECD">
              <w:rPr>
                <w:rFonts w:ascii="Source Sans Pro" w:hAnsi="Source Sans Pro" w:cs="Calibri"/>
              </w:rPr>
              <w:t>Choma</w:t>
            </w:r>
            <w:proofErr w:type="spellEnd"/>
            <w:r w:rsidRPr="00B21ECD">
              <w:rPr>
                <w:rFonts w:ascii="Source Sans Pro" w:hAnsi="Source Sans Pro" w:cs="Calibri"/>
              </w:rPr>
              <w:t xml:space="preserve"> General Hospital to review the constructed audiological booth, the procured equipment and consultation rooms.</w:t>
            </w:r>
          </w:p>
          <w:p w14:paraId="6318C6CA" w14:textId="6D3A1CE7" w:rsidR="00DE679D" w:rsidRPr="00B21ECD" w:rsidRDefault="00DE679D" w:rsidP="00B21ECD">
            <w:pPr>
              <w:pStyle w:val="Listenabsatz"/>
              <w:numPr>
                <w:ilvl w:val="0"/>
                <w:numId w:val="15"/>
              </w:numPr>
              <w:rPr>
                <w:rFonts w:ascii="Source Sans Pro" w:hAnsi="Source Sans Pro" w:cs="Calibri"/>
              </w:rPr>
            </w:pPr>
            <w:r w:rsidRPr="00B21ECD">
              <w:rPr>
                <w:rFonts w:ascii="Source Sans Pro" w:hAnsi="Source Sans Pro" w:cs="Calibri"/>
              </w:rPr>
              <w:t>The equipment is installed and has already been in use.</w:t>
            </w:r>
          </w:p>
          <w:p w14:paraId="189CAA57" w14:textId="640607B6" w:rsidR="00DE679D" w:rsidRDefault="00DE679D" w:rsidP="00B21ECD">
            <w:pPr>
              <w:pStyle w:val="Listenabsatz"/>
              <w:numPr>
                <w:ilvl w:val="0"/>
                <w:numId w:val="15"/>
              </w:numPr>
              <w:rPr>
                <w:rFonts w:ascii="Source Sans Pro" w:hAnsi="Source Sans Pro" w:cs="Calibri"/>
              </w:rPr>
            </w:pPr>
            <w:r w:rsidRPr="00B21ECD">
              <w:rPr>
                <w:rFonts w:ascii="Source Sans Pro" w:hAnsi="Source Sans Pro" w:cs="Calibri"/>
              </w:rPr>
              <w:t xml:space="preserve">The construction of the audiological booth is completed, and the booth has been used for hearing tests. </w:t>
            </w:r>
            <w:r>
              <w:rPr>
                <w:rFonts w:ascii="Source Sans Pro" w:hAnsi="Source Sans Pro" w:cs="Calibri"/>
              </w:rPr>
              <w:t>The set up and installation of equipment was well done. Though, d</w:t>
            </w:r>
            <w:r w:rsidRPr="00B21ECD">
              <w:rPr>
                <w:rFonts w:ascii="Source Sans Pro" w:hAnsi="Source Sans Pro" w:cs="Calibri"/>
              </w:rPr>
              <w:t xml:space="preserve">uring our test, we noticed that the booth is not soundproof, which is highly required to prevent the test results from being biased by background noise. Dr. Uta recommends putting carpets on walls and doors, a second sealed door </w:t>
            </w:r>
            <w:r>
              <w:rPr>
                <w:rFonts w:ascii="Source Sans Pro" w:hAnsi="Source Sans Pro" w:cs="Calibri"/>
              </w:rPr>
              <w:t xml:space="preserve">and </w:t>
            </w:r>
            <w:r w:rsidRPr="00B21ECD">
              <w:rPr>
                <w:rFonts w:ascii="Source Sans Pro" w:hAnsi="Source Sans Pro" w:cs="Calibri"/>
              </w:rPr>
              <w:t>add</w:t>
            </w:r>
            <w:r>
              <w:rPr>
                <w:rFonts w:ascii="Source Sans Pro" w:hAnsi="Source Sans Pro" w:cs="Calibri"/>
              </w:rPr>
              <w:t>ing</w:t>
            </w:r>
            <w:r w:rsidRPr="00B21ECD">
              <w:rPr>
                <w:rFonts w:ascii="Source Sans Pro" w:hAnsi="Source Sans Pro" w:cs="Calibri"/>
              </w:rPr>
              <w:t xml:space="preserve"> foam</w:t>
            </w:r>
            <w:r>
              <w:rPr>
                <w:rFonts w:ascii="Source Sans Pro" w:hAnsi="Source Sans Pro" w:cs="Calibri"/>
              </w:rPr>
              <w:t xml:space="preserve"> between the doors</w:t>
            </w:r>
          </w:p>
          <w:p w14:paraId="27709713" w14:textId="78D1882C" w:rsidR="00DE679D" w:rsidRPr="00B21ECD" w:rsidRDefault="00DE679D" w:rsidP="00B21ECD">
            <w:pPr>
              <w:pStyle w:val="Listenabsatz"/>
              <w:numPr>
                <w:ilvl w:val="0"/>
                <w:numId w:val="15"/>
              </w:numPr>
              <w:rPr>
                <w:rFonts w:ascii="Source Sans Pro" w:hAnsi="Source Sans Pro" w:cs="Calibri"/>
              </w:rPr>
            </w:pPr>
            <w:r w:rsidRPr="00B21ECD">
              <w:rPr>
                <w:rFonts w:ascii="Source Sans Pro" w:hAnsi="Source Sans Pro" w:cs="Calibri"/>
              </w:rPr>
              <w:t>Adjustment of logos on stickers and sign required</w:t>
            </w:r>
          </w:p>
          <w:p w14:paraId="700E5AEF" w14:textId="77777777" w:rsidR="00DE679D" w:rsidRPr="00D30C4B" w:rsidRDefault="00DE679D" w:rsidP="00B21ECD">
            <w:pPr>
              <w:rPr>
                <w:rFonts w:ascii="Source Sans Pro" w:hAnsi="Source Sans Pro" w:cs="Calibri"/>
                <w:sz w:val="22"/>
                <w:szCs w:val="22"/>
              </w:rPr>
            </w:pPr>
          </w:p>
          <w:p w14:paraId="30BB5EBD" w14:textId="1C0B326E" w:rsidR="00DE679D" w:rsidRPr="00996233" w:rsidRDefault="00DE679D" w:rsidP="00B21ECD">
            <w:pPr>
              <w:rPr>
                <w:b/>
              </w:rPr>
            </w:pPr>
            <w:r w:rsidRPr="00996233">
              <w:rPr>
                <w:rFonts w:ascii="Source Sans Pro" w:hAnsi="Source Sans Pro" w:cs="Calibri"/>
                <w:b/>
                <w:bCs/>
                <w:sz w:val="22"/>
                <w:szCs w:val="22"/>
              </w:rPr>
              <w:t xml:space="preserve">Witness school screening event in </w:t>
            </w:r>
            <w:proofErr w:type="spellStart"/>
            <w:r w:rsidRPr="00996233">
              <w:rPr>
                <w:rFonts w:ascii="Source Sans Pro" w:hAnsi="Source Sans Pro" w:cs="Calibri"/>
                <w:b/>
                <w:bCs/>
                <w:sz w:val="22"/>
                <w:szCs w:val="22"/>
              </w:rPr>
              <w:t>Kalomo</w:t>
            </w:r>
            <w:proofErr w:type="spellEnd"/>
            <w:r w:rsidRPr="47493240">
              <w:rPr>
                <w:rFonts w:ascii="Source Sans Pro" w:hAnsi="Source Sans Pro" w:cs="Calibri"/>
                <w:b/>
                <w:bCs/>
                <w:sz w:val="22"/>
                <w:szCs w:val="22"/>
              </w:rPr>
              <w:t xml:space="preserve"> (P3851)</w:t>
            </w:r>
          </w:p>
          <w:p w14:paraId="1F2E3701" w14:textId="0AE07580" w:rsidR="00DE679D" w:rsidRPr="00B21ECD" w:rsidRDefault="00DE679D" w:rsidP="00B21ECD">
            <w:pPr>
              <w:pStyle w:val="Listenabsatz"/>
              <w:numPr>
                <w:ilvl w:val="0"/>
                <w:numId w:val="16"/>
              </w:numPr>
              <w:rPr>
                <w:rFonts w:ascii="Source Sans Pro" w:hAnsi="Source Sans Pro" w:cs="Calibri"/>
              </w:rPr>
            </w:pPr>
            <w:r w:rsidRPr="00B21ECD">
              <w:rPr>
                <w:rFonts w:ascii="Source Sans Pro" w:hAnsi="Source Sans Pro" w:cs="Calibri"/>
              </w:rPr>
              <w:t xml:space="preserve">Visit to school screening at secondary school in </w:t>
            </w:r>
            <w:proofErr w:type="spellStart"/>
            <w:r w:rsidRPr="00B21ECD">
              <w:rPr>
                <w:rFonts w:ascii="Source Sans Pro" w:hAnsi="Source Sans Pro" w:cs="Calibri"/>
              </w:rPr>
              <w:t>Kalomo</w:t>
            </w:r>
            <w:proofErr w:type="spellEnd"/>
            <w:r w:rsidRPr="00B21ECD">
              <w:rPr>
                <w:rFonts w:ascii="Source Sans Pro" w:hAnsi="Source Sans Pro" w:cs="Calibri"/>
              </w:rPr>
              <w:t xml:space="preserve"> that raised much interest and showed high need of ENT treatments</w:t>
            </w:r>
          </w:p>
          <w:p w14:paraId="50105713" w14:textId="77777777" w:rsidR="00DE679D" w:rsidRPr="00D30C4B" w:rsidRDefault="00DE679D" w:rsidP="00B21ECD">
            <w:pPr>
              <w:rPr>
                <w:rFonts w:ascii="Source Sans Pro" w:hAnsi="Source Sans Pro" w:cs="Calibri"/>
                <w:sz w:val="22"/>
                <w:szCs w:val="22"/>
              </w:rPr>
            </w:pPr>
          </w:p>
          <w:p w14:paraId="4B00D9A2" w14:textId="38F8EC38" w:rsidR="00DE679D" w:rsidRPr="00996233" w:rsidRDefault="00DE679D" w:rsidP="00B21ECD">
            <w:pPr>
              <w:rPr>
                <w:b/>
              </w:rPr>
            </w:pPr>
            <w:r w:rsidRPr="00996233">
              <w:rPr>
                <w:rFonts w:ascii="Source Sans Pro" w:hAnsi="Source Sans Pro" w:cs="Calibri"/>
                <w:b/>
                <w:bCs/>
                <w:sz w:val="22"/>
                <w:szCs w:val="22"/>
              </w:rPr>
              <w:t xml:space="preserve">Review of audiological booth at Request </w:t>
            </w:r>
            <w:proofErr w:type="spellStart"/>
            <w:r w:rsidRPr="00996233">
              <w:rPr>
                <w:rFonts w:ascii="Source Sans Pro" w:hAnsi="Source Sans Pro" w:cs="Calibri"/>
                <w:b/>
                <w:bCs/>
                <w:sz w:val="22"/>
                <w:szCs w:val="22"/>
              </w:rPr>
              <w:t>Muntanga</w:t>
            </w:r>
            <w:proofErr w:type="spellEnd"/>
            <w:r w:rsidRPr="00996233">
              <w:rPr>
                <w:rFonts w:ascii="Source Sans Pro" w:hAnsi="Source Sans Pro" w:cs="Calibri"/>
                <w:b/>
                <w:bCs/>
                <w:sz w:val="22"/>
                <w:szCs w:val="22"/>
              </w:rPr>
              <w:t xml:space="preserve"> Hospital in </w:t>
            </w:r>
            <w:proofErr w:type="spellStart"/>
            <w:r w:rsidRPr="00996233">
              <w:rPr>
                <w:rFonts w:ascii="Source Sans Pro" w:hAnsi="Source Sans Pro" w:cs="Calibri"/>
                <w:b/>
                <w:bCs/>
                <w:sz w:val="22"/>
                <w:szCs w:val="22"/>
              </w:rPr>
              <w:t>Kalomo</w:t>
            </w:r>
            <w:proofErr w:type="spellEnd"/>
            <w:r w:rsidRPr="47493240">
              <w:rPr>
                <w:rFonts w:ascii="Source Sans Pro" w:hAnsi="Source Sans Pro" w:cs="Calibri"/>
                <w:b/>
                <w:bCs/>
                <w:sz w:val="22"/>
                <w:szCs w:val="22"/>
              </w:rPr>
              <w:t xml:space="preserve"> (P3851)</w:t>
            </w:r>
          </w:p>
          <w:p w14:paraId="5C05DB54" w14:textId="2D5FF89E" w:rsidR="00DE679D" w:rsidRPr="008501E7" w:rsidRDefault="00DE679D" w:rsidP="00B21ECD">
            <w:pPr>
              <w:pStyle w:val="Listenabsatz"/>
              <w:numPr>
                <w:ilvl w:val="0"/>
                <w:numId w:val="16"/>
              </w:numPr>
              <w:rPr>
                <w:rFonts w:ascii="Source Sans Pro" w:hAnsi="Source Sans Pro" w:cs="Calibri"/>
              </w:rPr>
            </w:pPr>
            <w:r w:rsidRPr="00B21ECD">
              <w:rPr>
                <w:rFonts w:ascii="Source Sans Pro" w:hAnsi="Source Sans Pro" w:cs="Calibri"/>
              </w:rPr>
              <w:t xml:space="preserve">Review of audiological booths and procured equipment: equipment is completely procured, installed and in use, construction of audiological booth is completed and in use, </w:t>
            </w:r>
            <w:proofErr w:type="gramStart"/>
            <w:r w:rsidRPr="00B21ECD">
              <w:rPr>
                <w:rFonts w:ascii="Source Sans Pro" w:hAnsi="Source Sans Pro" w:cs="Calibri"/>
              </w:rPr>
              <w:t>similar to</w:t>
            </w:r>
            <w:proofErr w:type="gramEnd"/>
            <w:r w:rsidRPr="00B21ECD">
              <w:rPr>
                <w:rFonts w:ascii="Source Sans Pro" w:hAnsi="Source Sans Pro" w:cs="Calibri"/>
              </w:rPr>
              <w:t xml:space="preserve"> the booth in </w:t>
            </w:r>
            <w:proofErr w:type="spellStart"/>
            <w:r w:rsidRPr="00B21ECD">
              <w:rPr>
                <w:rFonts w:ascii="Source Sans Pro" w:hAnsi="Source Sans Pro" w:cs="Calibri"/>
              </w:rPr>
              <w:t>Choma</w:t>
            </w:r>
            <w:proofErr w:type="spellEnd"/>
            <w:r w:rsidRPr="00B21ECD">
              <w:rPr>
                <w:rFonts w:ascii="Source Sans Pro" w:hAnsi="Source Sans Pro" w:cs="Calibri"/>
              </w:rPr>
              <w:t>, adjustments of the booth are also required as well as stickers with all logos</w:t>
            </w:r>
          </w:p>
          <w:p w14:paraId="051DC07C" w14:textId="77777777" w:rsidR="00DE679D" w:rsidRDefault="00DE679D" w:rsidP="00B21ECD">
            <w:pPr>
              <w:jc w:val="both"/>
              <w:rPr>
                <w:rFonts w:ascii="Source Sans Pro" w:hAnsi="Source Sans Pro" w:cs="Calibri"/>
                <w:sz w:val="22"/>
                <w:szCs w:val="22"/>
              </w:rPr>
            </w:pPr>
          </w:p>
          <w:p w14:paraId="52614FD9" w14:textId="77777777" w:rsidR="00DE679D" w:rsidRDefault="00DE679D" w:rsidP="00B21ECD">
            <w:pPr>
              <w:jc w:val="both"/>
              <w:rPr>
                <w:rFonts w:ascii="Source Sans Pro" w:hAnsi="Source Sans Pro" w:cs="Calibri"/>
                <w:sz w:val="22"/>
                <w:szCs w:val="22"/>
              </w:rPr>
            </w:pPr>
          </w:p>
          <w:p w14:paraId="2C38F1B4" w14:textId="77777777" w:rsidR="00DE679D" w:rsidRDefault="00DE679D" w:rsidP="00B21ECD">
            <w:pPr>
              <w:jc w:val="both"/>
              <w:rPr>
                <w:rFonts w:ascii="Source Sans Pro" w:hAnsi="Source Sans Pro" w:cs="Calibri"/>
                <w:sz w:val="22"/>
                <w:szCs w:val="22"/>
              </w:rPr>
            </w:pPr>
          </w:p>
          <w:p w14:paraId="701D7029" w14:textId="77777777" w:rsidR="00DE679D" w:rsidRDefault="00DE679D" w:rsidP="00B21ECD">
            <w:pPr>
              <w:jc w:val="both"/>
              <w:rPr>
                <w:rFonts w:ascii="Source Sans Pro" w:hAnsi="Source Sans Pro" w:cs="Calibri"/>
                <w:sz w:val="22"/>
                <w:szCs w:val="22"/>
              </w:rPr>
            </w:pPr>
          </w:p>
          <w:p w14:paraId="2D41AE6B" w14:textId="77777777" w:rsidR="00DE679D" w:rsidRDefault="00DE679D" w:rsidP="00B21ECD">
            <w:pPr>
              <w:jc w:val="both"/>
              <w:rPr>
                <w:rFonts w:ascii="Source Sans Pro" w:hAnsi="Source Sans Pro" w:cs="Calibri"/>
                <w:sz w:val="22"/>
                <w:szCs w:val="22"/>
              </w:rPr>
            </w:pPr>
          </w:p>
          <w:p w14:paraId="61C09959" w14:textId="77777777" w:rsidR="00DE679D" w:rsidRDefault="00DE679D" w:rsidP="00B21ECD">
            <w:pPr>
              <w:jc w:val="both"/>
              <w:rPr>
                <w:rFonts w:ascii="Source Sans Pro" w:hAnsi="Source Sans Pro" w:cs="Calibri"/>
                <w:sz w:val="22"/>
                <w:szCs w:val="22"/>
              </w:rPr>
            </w:pPr>
          </w:p>
          <w:p w14:paraId="73F18075" w14:textId="77777777" w:rsidR="00DE679D" w:rsidRDefault="00DE679D" w:rsidP="00B21ECD">
            <w:pPr>
              <w:jc w:val="both"/>
              <w:rPr>
                <w:rFonts w:ascii="Source Sans Pro" w:hAnsi="Source Sans Pro" w:cs="Calibri"/>
                <w:sz w:val="22"/>
                <w:szCs w:val="22"/>
              </w:rPr>
            </w:pPr>
          </w:p>
          <w:p w14:paraId="4F8770C7" w14:textId="77777777" w:rsidR="00DE679D" w:rsidRDefault="00DE679D" w:rsidP="00B21ECD">
            <w:pPr>
              <w:jc w:val="both"/>
              <w:rPr>
                <w:rFonts w:ascii="Source Sans Pro" w:hAnsi="Source Sans Pro" w:cs="Calibri"/>
                <w:sz w:val="22"/>
                <w:szCs w:val="22"/>
              </w:rPr>
            </w:pPr>
          </w:p>
          <w:p w14:paraId="5109D487" w14:textId="77777777" w:rsidR="00DE679D" w:rsidRDefault="00DE679D" w:rsidP="00B21ECD">
            <w:pPr>
              <w:jc w:val="both"/>
              <w:rPr>
                <w:rFonts w:ascii="Source Sans Pro" w:hAnsi="Source Sans Pro" w:cs="Calibri"/>
                <w:sz w:val="22"/>
                <w:szCs w:val="22"/>
              </w:rPr>
            </w:pPr>
          </w:p>
          <w:p w14:paraId="6E5ABCC7" w14:textId="77777777" w:rsidR="00DE679D" w:rsidRDefault="00DE679D" w:rsidP="00B21ECD">
            <w:pPr>
              <w:jc w:val="both"/>
              <w:rPr>
                <w:rFonts w:ascii="Source Sans Pro" w:hAnsi="Source Sans Pro" w:cs="Calibri"/>
                <w:sz w:val="22"/>
                <w:szCs w:val="22"/>
              </w:rPr>
            </w:pPr>
          </w:p>
          <w:p w14:paraId="3A11F4CA" w14:textId="77777777" w:rsidR="00DE679D" w:rsidRDefault="00DE679D" w:rsidP="00B21ECD">
            <w:pPr>
              <w:jc w:val="both"/>
              <w:rPr>
                <w:rFonts w:ascii="Source Sans Pro" w:hAnsi="Source Sans Pro" w:cs="Calibri"/>
                <w:sz w:val="22"/>
                <w:szCs w:val="22"/>
              </w:rPr>
            </w:pPr>
          </w:p>
          <w:p w14:paraId="4473E071" w14:textId="77777777" w:rsidR="00DE679D" w:rsidRDefault="00DE679D" w:rsidP="00B21ECD">
            <w:pPr>
              <w:jc w:val="both"/>
              <w:rPr>
                <w:rFonts w:ascii="Source Sans Pro" w:hAnsi="Source Sans Pro" w:cs="Calibri"/>
                <w:sz w:val="22"/>
                <w:szCs w:val="22"/>
              </w:rPr>
            </w:pPr>
          </w:p>
          <w:p w14:paraId="4B1CEF3C" w14:textId="77777777" w:rsidR="00DE679D" w:rsidRDefault="00DE679D" w:rsidP="00B21ECD">
            <w:pPr>
              <w:jc w:val="both"/>
              <w:rPr>
                <w:rFonts w:ascii="Source Sans Pro" w:hAnsi="Source Sans Pro" w:cs="Calibri"/>
                <w:sz w:val="22"/>
                <w:szCs w:val="22"/>
              </w:rPr>
            </w:pPr>
          </w:p>
          <w:p w14:paraId="569C2739" w14:textId="77777777" w:rsidR="00DE679D" w:rsidRDefault="00DE679D" w:rsidP="00B21ECD">
            <w:pPr>
              <w:jc w:val="both"/>
              <w:rPr>
                <w:rFonts w:ascii="Source Sans Pro" w:hAnsi="Source Sans Pro" w:cs="Calibri"/>
                <w:sz w:val="22"/>
                <w:szCs w:val="22"/>
              </w:rPr>
            </w:pPr>
          </w:p>
          <w:p w14:paraId="02978EDA" w14:textId="77777777" w:rsidR="00DE679D" w:rsidRDefault="00DE679D" w:rsidP="00B21ECD">
            <w:pPr>
              <w:jc w:val="both"/>
              <w:rPr>
                <w:rFonts w:ascii="Source Sans Pro" w:hAnsi="Source Sans Pro" w:cs="Calibri"/>
                <w:sz w:val="22"/>
                <w:szCs w:val="22"/>
              </w:rPr>
            </w:pPr>
          </w:p>
          <w:p w14:paraId="2F458C84" w14:textId="77777777" w:rsidR="00DE679D" w:rsidRDefault="00DE679D" w:rsidP="00B21ECD">
            <w:pPr>
              <w:jc w:val="both"/>
              <w:rPr>
                <w:rFonts w:ascii="Source Sans Pro" w:hAnsi="Source Sans Pro" w:cs="Calibri"/>
                <w:sz w:val="22"/>
                <w:szCs w:val="22"/>
              </w:rPr>
            </w:pPr>
          </w:p>
          <w:p w14:paraId="380244FF" w14:textId="77777777" w:rsidR="00DE679D" w:rsidRPr="00D30C4B" w:rsidRDefault="00DE679D" w:rsidP="00B21ECD">
            <w:pPr>
              <w:jc w:val="both"/>
              <w:rPr>
                <w:rFonts w:ascii="Source Sans Pro" w:hAnsi="Source Sans Pro" w:cs="Calibri"/>
                <w:sz w:val="22"/>
                <w:szCs w:val="22"/>
              </w:rPr>
            </w:pPr>
          </w:p>
          <w:p w14:paraId="6E323A7F" w14:textId="77777777" w:rsidR="00DE679D" w:rsidRPr="00D30C4B" w:rsidRDefault="00DE679D" w:rsidP="00B21ECD">
            <w:pPr>
              <w:jc w:val="both"/>
              <w:rPr>
                <w:rFonts w:ascii="Source Sans Pro" w:hAnsi="Source Sans Pro" w:cs="Calibri"/>
                <w:sz w:val="22"/>
                <w:szCs w:val="22"/>
              </w:rPr>
            </w:pPr>
          </w:p>
          <w:p w14:paraId="14BBA98C" w14:textId="77777777" w:rsidR="00DE679D" w:rsidRPr="00D30C4B" w:rsidRDefault="00DE679D" w:rsidP="00B21ECD">
            <w:pPr>
              <w:jc w:val="both"/>
              <w:rPr>
                <w:rFonts w:ascii="Source Sans Pro" w:hAnsi="Source Sans Pro" w:cs="Calibri"/>
                <w:sz w:val="22"/>
                <w:szCs w:val="22"/>
              </w:rPr>
            </w:pPr>
          </w:p>
          <w:p w14:paraId="27F6BE69" w14:textId="77777777" w:rsidR="00DE679D" w:rsidRPr="00D30C4B" w:rsidRDefault="00DE679D" w:rsidP="00B21ECD">
            <w:pPr>
              <w:jc w:val="both"/>
              <w:rPr>
                <w:rFonts w:ascii="Source Sans Pro" w:hAnsi="Source Sans Pro" w:cs="Calibri"/>
                <w:sz w:val="22"/>
                <w:szCs w:val="22"/>
              </w:rPr>
            </w:pPr>
          </w:p>
          <w:p w14:paraId="7B69E11F" w14:textId="77777777" w:rsidR="00DE679D" w:rsidRPr="00D30C4B" w:rsidRDefault="00DE679D" w:rsidP="00B21ECD">
            <w:pPr>
              <w:jc w:val="both"/>
              <w:rPr>
                <w:rFonts w:ascii="Source Sans Pro" w:hAnsi="Source Sans Pro" w:cs="Calibri"/>
                <w:sz w:val="22"/>
                <w:szCs w:val="22"/>
              </w:rPr>
            </w:pPr>
          </w:p>
          <w:p w14:paraId="1BFD16DB" w14:textId="77777777" w:rsidR="00DE679D" w:rsidRDefault="00DE679D" w:rsidP="00B21ECD">
            <w:pPr>
              <w:jc w:val="both"/>
              <w:rPr>
                <w:rFonts w:ascii="Source Sans Pro" w:hAnsi="Source Sans Pro"/>
                <w:color w:val="000000" w:themeColor="text1"/>
                <w:sz w:val="22"/>
                <w:szCs w:val="22"/>
                <w:shd w:val="clear" w:color="auto" w:fill="FFFF00"/>
              </w:rPr>
            </w:pPr>
          </w:p>
          <w:p w14:paraId="42D887A0" w14:textId="77777777" w:rsidR="00DE679D" w:rsidRDefault="00DE679D" w:rsidP="00B21ECD">
            <w:pPr>
              <w:jc w:val="both"/>
              <w:rPr>
                <w:rFonts w:ascii="Source Sans Pro" w:hAnsi="Source Sans Pro"/>
                <w:color w:val="000000" w:themeColor="text1"/>
                <w:sz w:val="22"/>
                <w:szCs w:val="22"/>
                <w:shd w:val="clear" w:color="auto" w:fill="FFFF00"/>
              </w:rPr>
            </w:pPr>
          </w:p>
          <w:p w14:paraId="01C20230" w14:textId="77777777" w:rsidR="00DE679D" w:rsidRDefault="00DE679D" w:rsidP="00B21ECD">
            <w:pPr>
              <w:jc w:val="both"/>
              <w:rPr>
                <w:rFonts w:ascii="Source Sans Pro" w:hAnsi="Source Sans Pro"/>
                <w:color w:val="000000" w:themeColor="text1"/>
                <w:sz w:val="22"/>
                <w:szCs w:val="22"/>
                <w:shd w:val="clear" w:color="auto" w:fill="FFFF00"/>
              </w:rPr>
            </w:pPr>
          </w:p>
          <w:p w14:paraId="004BA5F8" w14:textId="77777777" w:rsidR="00DE679D" w:rsidRDefault="00DE679D" w:rsidP="00B21ECD">
            <w:pPr>
              <w:jc w:val="both"/>
              <w:rPr>
                <w:rFonts w:ascii="Source Sans Pro" w:hAnsi="Source Sans Pro"/>
                <w:color w:val="000000" w:themeColor="text1"/>
                <w:sz w:val="22"/>
                <w:szCs w:val="22"/>
                <w:shd w:val="clear" w:color="auto" w:fill="FFFF00"/>
              </w:rPr>
            </w:pPr>
          </w:p>
          <w:p w14:paraId="142BD6BF" w14:textId="77777777" w:rsidR="00DE679D" w:rsidRDefault="00DE679D" w:rsidP="00B21ECD">
            <w:pPr>
              <w:jc w:val="both"/>
              <w:rPr>
                <w:rFonts w:ascii="Source Sans Pro" w:hAnsi="Source Sans Pro"/>
                <w:color w:val="000000" w:themeColor="text1"/>
                <w:sz w:val="22"/>
                <w:szCs w:val="22"/>
                <w:shd w:val="clear" w:color="auto" w:fill="FFFF00"/>
              </w:rPr>
            </w:pPr>
          </w:p>
          <w:p w14:paraId="7A2A2FEB" w14:textId="77777777" w:rsidR="00DE679D" w:rsidRDefault="00DE679D" w:rsidP="00B21ECD">
            <w:pPr>
              <w:jc w:val="both"/>
              <w:rPr>
                <w:rFonts w:ascii="Source Sans Pro" w:hAnsi="Source Sans Pro"/>
                <w:color w:val="000000" w:themeColor="text1"/>
                <w:sz w:val="22"/>
                <w:szCs w:val="22"/>
                <w:shd w:val="clear" w:color="auto" w:fill="FFFF00"/>
              </w:rPr>
            </w:pPr>
          </w:p>
          <w:p w14:paraId="42BFD0E0" w14:textId="77777777" w:rsidR="00DE679D" w:rsidRDefault="00DE679D" w:rsidP="00B21ECD">
            <w:pPr>
              <w:jc w:val="both"/>
              <w:rPr>
                <w:rFonts w:ascii="Source Sans Pro" w:hAnsi="Source Sans Pro"/>
                <w:color w:val="000000" w:themeColor="text1"/>
                <w:sz w:val="22"/>
                <w:szCs w:val="22"/>
                <w:shd w:val="clear" w:color="auto" w:fill="FFFF00"/>
              </w:rPr>
            </w:pPr>
          </w:p>
          <w:p w14:paraId="153D504D" w14:textId="77777777" w:rsidR="00DE679D" w:rsidRDefault="00DE679D" w:rsidP="00B21ECD">
            <w:pPr>
              <w:jc w:val="both"/>
              <w:rPr>
                <w:rFonts w:ascii="Source Sans Pro" w:hAnsi="Source Sans Pro"/>
                <w:color w:val="000000" w:themeColor="text1"/>
                <w:sz w:val="22"/>
                <w:szCs w:val="22"/>
                <w:shd w:val="clear" w:color="auto" w:fill="FFFF00"/>
              </w:rPr>
            </w:pPr>
          </w:p>
          <w:p w14:paraId="2D8CE22F" w14:textId="77777777" w:rsidR="00DE679D" w:rsidRDefault="00DE679D" w:rsidP="00B21ECD">
            <w:pPr>
              <w:jc w:val="both"/>
              <w:rPr>
                <w:rFonts w:ascii="Source Sans Pro" w:hAnsi="Source Sans Pro"/>
                <w:color w:val="000000" w:themeColor="text1"/>
                <w:sz w:val="22"/>
                <w:szCs w:val="22"/>
                <w:shd w:val="clear" w:color="auto" w:fill="FFFF00"/>
              </w:rPr>
            </w:pPr>
          </w:p>
          <w:p w14:paraId="4688CD68" w14:textId="77777777" w:rsidR="00DE679D" w:rsidRDefault="00DE679D" w:rsidP="00B21ECD">
            <w:pPr>
              <w:jc w:val="both"/>
              <w:rPr>
                <w:rFonts w:ascii="Source Sans Pro" w:hAnsi="Source Sans Pro"/>
                <w:color w:val="000000" w:themeColor="text1"/>
                <w:sz w:val="22"/>
                <w:szCs w:val="22"/>
                <w:shd w:val="clear" w:color="auto" w:fill="FFFF00"/>
              </w:rPr>
            </w:pPr>
          </w:p>
          <w:p w14:paraId="038F0C97" w14:textId="77777777" w:rsidR="00DE679D" w:rsidRDefault="00DE679D" w:rsidP="00B21ECD">
            <w:pPr>
              <w:jc w:val="both"/>
              <w:rPr>
                <w:rFonts w:ascii="Source Sans Pro" w:hAnsi="Source Sans Pro"/>
                <w:color w:val="000000" w:themeColor="text1"/>
                <w:sz w:val="22"/>
                <w:szCs w:val="22"/>
                <w:shd w:val="clear" w:color="auto" w:fill="FFFF00"/>
              </w:rPr>
            </w:pPr>
          </w:p>
          <w:p w14:paraId="0EDE9236" w14:textId="77777777" w:rsidR="00DE679D" w:rsidRDefault="00DE679D" w:rsidP="00B21ECD">
            <w:pPr>
              <w:jc w:val="both"/>
              <w:rPr>
                <w:rFonts w:ascii="Source Sans Pro" w:hAnsi="Source Sans Pro"/>
                <w:color w:val="000000" w:themeColor="text1"/>
                <w:sz w:val="22"/>
                <w:szCs w:val="22"/>
                <w:shd w:val="clear" w:color="auto" w:fill="FFFF00"/>
              </w:rPr>
            </w:pPr>
          </w:p>
          <w:p w14:paraId="761C7670" w14:textId="77777777" w:rsidR="00DE679D" w:rsidRDefault="00DE679D" w:rsidP="00B21ECD">
            <w:pPr>
              <w:jc w:val="both"/>
              <w:rPr>
                <w:rFonts w:ascii="Source Sans Pro" w:hAnsi="Source Sans Pro"/>
                <w:color w:val="000000" w:themeColor="text1"/>
                <w:sz w:val="22"/>
                <w:szCs w:val="22"/>
                <w:shd w:val="clear" w:color="auto" w:fill="FFFF00"/>
              </w:rPr>
            </w:pPr>
          </w:p>
          <w:p w14:paraId="27C5E5FE" w14:textId="77777777" w:rsidR="00DE679D" w:rsidRDefault="00DE679D" w:rsidP="00B21ECD">
            <w:pPr>
              <w:jc w:val="both"/>
              <w:rPr>
                <w:rFonts w:ascii="Source Sans Pro" w:hAnsi="Source Sans Pro"/>
                <w:color w:val="000000" w:themeColor="text1"/>
                <w:sz w:val="22"/>
                <w:szCs w:val="22"/>
                <w:shd w:val="clear" w:color="auto" w:fill="FFFF00"/>
              </w:rPr>
            </w:pPr>
          </w:p>
          <w:p w14:paraId="3A6A9CF5" w14:textId="77777777" w:rsidR="00DE679D" w:rsidRDefault="00DE679D" w:rsidP="00B21ECD">
            <w:pPr>
              <w:jc w:val="both"/>
              <w:rPr>
                <w:rFonts w:ascii="Source Sans Pro" w:hAnsi="Source Sans Pro"/>
                <w:color w:val="000000" w:themeColor="text1"/>
                <w:sz w:val="22"/>
                <w:szCs w:val="22"/>
                <w:shd w:val="clear" w:color="auto" w:fill="FFFF00"/>
              </w:rPr>
            </w:pPr>
          </w:p>
          <w:p w14:paraId="4F0A3528" w14:textId="77777777" w:rsidR="00DE679D" w:rsidRDefault="00DE679D" w:rsidP="00B21ECD">
            <w:pPr>
              <w:jc w:val="both"/>
              <w:rPr>
                <w:rFonts w:ascii="Source Sans Pro" w:hAnsi="Source Sans Pro"/>
                <w:color w:val="000000" w:themeColor="text1"/>
                <w:sz w:val="22"/>
                <w:szCs w:val="22"/>
                <w:shd w:val="clear" w:color="auto" w:fill="FFFF00"/>
              </w:rPr>
            </w:pPr>
          </w:p>
          <w:p w14:paraId="613C16C4" w14:textId="77777777" w:rsidR="00DE679D" w:rsidRDefault="00DE679D" w:rsidP="00B21ECD">
            <w:pPr>
              <w:jc w:val="both"/>
              <w:rPr>
                <w:rFonts w:ascii="Source Sans Pro" w:hAnsi="Source Sans Pro"/>
                <w:color w:val="000000" w:themeColor="text1"/>
                <w:sz w:val="22"/>
                <w:szCs w:val="22"/>
                <w:shd w:val="clear" w:color="auto" w:fill="FFFF00"/>
              </w:rPr>
            </w:pPr>
          </w:p>
          <w:p w14:paraId="602905EB" w14:textId="77777777" w:rsidR="00DE679D" w:rsidRDefault="00DE679D" w:rsidP="00B21ECD">
            <w:pPr>
              <w:jc w:val="both"/>
              <w:rPr>
                <w:rFonts w:ascii="Source Sans Pro" w:hAnsi="Source Sans Pro"/>
                <w:color w:val="000000" w:themeColor="text1"/>
                <w:sz w:val="22"/>
                <w:szCs w:val="22"/>
                <w:shd w:val="clear" w:color="auto" w:fill="FFFF00"/>
              </w:rPr>
            </w:pPr>
          </w:p>
          <w:p w14:paraId="26AE4CF9" w14:textId="77777777" w:rsidR="00DE679D" w:rsidRDefault="00DE679D" w:rsidP="00B21ECD">
            <w:pPr>
              <w:jc w:val="both"/>
              <w:rPr>
                <w:rFonts w:ascii="Source Sans Pro" w:hAnsi="Source Sans Pro"/>
                <w:color w:val="000000" w:themeColor="text1"/>
                <w:sz w:val="22"/>
                <w:szCs w:val="22"/>
                <w:shd w:val="clear" w:color="auto" w:fill="FFFF00"/>
              </w:rPr>
            </w:pPr>
          </w:p>
          <w:p w14:paraId="2EC56BD1" w14:textId="77777777" w:rsidR="00DE679D" w:rsidRDefault="00DE679D" w:rsidP="00B21ECD">
            <w:pPr>
              <w:jc w:val="both"/>
              <w:rPr>
                <w:rFonts w:ascii="Source Sans Pro" w:hAnsi="Source Sans Pro"/>
                <w:color w:val="000000" w:themeColor="text1"/>
                <w:sz w:val="22"/>
                <w:szCs w:val="22"/>
                <w:shd w:val="clear" w:color="auto" w:fill="FFFF00"/>
              </w:rPr>
            </w:pPr>
          </w:p>
          <w:p w14:paraId="570ACDB3" w14:textId="77777777" w:rsidR="00DE679D" w:rsidRDefault="00DE679D" w:rsidP="00B21ECD">
            <w:pPr>
              <w:jc w:val="both"/>
              <w:rPr>
                <w:rFonts w:ascii="Source Sans Pro" w:hAnsi="Source Sans Pro"/>
                <w:color w:val="000000" w:themeColor="text1"/>
                <w:sz w:val="22"/>
                <w:szCs w:val="22"/>
                <w:shd w:val="clear" w:color="auto" w:fill="FFFF00"/>
              </w:rPr>
            </w:pPr>
          </w:p>
          <w:p w14:paraId="23ED198A" w14:textId="77777777" w:rsidR="00DE679D" w:rsidRDefault="00DE679D" w:rsidP="00B21ECD">
            <w:pPr>
              <w:jc w:val="both"/>
              <w:rPr>
                <w:rFonts w:ascii="Source Sans Pro" w:hAnsi="Source Sans Pro"/>
                <w:color w:val="000000" w:themeColor="text1"/>
                <w:sz w:val="22"/>
                <w:szCs w:val="22"/>
                <w:shd w:val="clear" w:color="auto" w:fill="FFFF00"/>
              </w:rPr>
            </w:pPr>
          </w:p>
          <w:p w14:paraId="7251C310" w14:textId="54824064" w:rsidR="00DE679D" w:rsidRPr="00D30C4B" w:rsidRDefault="00DE679D" w:rsidP="00B21ECD">
            <w:pPr>
              <w:jc w:val="both"/>
              <w:rPr>
                <w:rFonts w:ascii="Source Sans Pro" w:hAnsi="Source Sans Pro"/>
                <w:color w:val="000000" w:themeColor="text1"/>
                <w:sz w:val="22"/>
                <w:szCs w:val="22"/>
                <w:shd w:val="clear" w:color="auto" w:fill="FFFF00"/>
              </w:rPr>
            </w:pPr>
          </w:p>
        </w:tc>
        <w:tc>
          <w:tcPr>
            <w:tcW w:w="3403" w:type="dxa"/>
            <w:gridSpan w:val="3"/>
          </w:tcPr>
          <w:p w14:paraId="040D99B4" w14:textId="77777777" w:rsidR="00DE679D" w:rsidRPr="00E84595" w:rsidRDefault="00DE679D" w:rsidP="00B21ECD">
            <w:pPr>
              <w:jc w:val="both"/>
              <w:rPr>
                <w:rFonts w:ascii="Source Sans Pro" w:hAnsi="Source Sans Pro" w:cs="Calibri"/>
              </w:rPr>
            </w:pPr>
          </w:p>
          <w:p w14:paraId="3D262349" w14:textId="77777777" w:rsidR="00DE679D" w:rsidRPr="00E84595" w:rsidRDefault="00DE679D" w:rsidP="00B21ECD">
            <w:pPr>
              <w:jc w:val="both"/>
              <w:rPr>
                <w:rFonts w:ascii="Source Sans Pro" w:hAnsi="Source Sans Pro" w:cs="Calibri"/>
              </w:rPr>
            </w:pPr>
          </w:p>
          <w:p w14:paraId="409ACE14" w14:textId="77777777" w:rsidR="00DE679D" w:rsidRPr="00E84595" w:rsidRDefault="00DE679D" w:rsidP="00B21ECD">
            <w:pPr>
              <w:jc w:val="both"/>
              <w:rPr>
                <w:rFonts w:ascii="Source Sans Pro" w:hAnsi="Source Sans Pro" w:cs="Calibri"/>
              </w:rPr>
            </w:pPr>
          </w:p>
          <w:p w14:paraId="011A5FEE" w14:textId="77777777" w:rsidR="00DE679D" w:rsidRPr="00E84595" w:rsidRDefault="00DE679D" w:rsidP="00B21ECD">
            <w:pPr>
              <w:jc w:val="both"/>
              <w:rPr>
                <w:rFonts w:ascii="Source Sans Pro" w:hAnsi="Source Sans Pro" w:cs="Calibri"/>
              </w:rPr>
            </w:pPr>
          </w:p>
          <w:p w14:paraId="094EE963" w14:textId="77777777" w:rsidR="00DE679D" w:rsidRDefault="00DE679D" w:rsidP="00B21ECD">
            <w:pPr>
              <w:jc w:val="both"/>
              <w:rPr>
                <w:rFonts w:ascii="Source Sans Pro" w:hAnsi="Source Sans Pro" w:cs="Calibri"/>
                <w:b/>
                <w:bCs/>
              </w:rPr>
            </w:pPr>
          </w:p>
          <w:p w14:paraId="61111F13" w14:textId="77777777" w:rsidR="00DE679D" w:rsidRDefault="00DE679D" w:rsidP="00B21ECD">
            <w:pPr>
              <w:jc w:val="both"/>
              <w:rPr>
                <w:rFonts w:ascii="Source Sans Pro" w:hAnsi="Source Sans Pro" w:cs="Calibri"/>
                <w:b/>
                <w:bCs/>
              </w:rPr>
            </w:pPr>
          </w:p>
          <w:p w14:paraId="15735B31" w14:textId="77777777" w:rsidR="00DE679D" w:rsidRDefault="00DE679D" w:rsidP="00B21ECD">
            <w:pPr>
              <w:jc w:val="both"/>
              <w:rPr>
                <w:rFonts w:ascii="Source Sans Pro" w:hAnsi="Source Sans Pro" w:cs="Calibri"/>
                <w:b/>
                <w:bCs/>
              </w:rPr>
            </w:pPr>
          </w:p>
          <w:p w14:paraId="6AD726C3" w14:textId="77777777" w:rsidR="00DE679D" w:rsidRDefault="00DE679D" w:rsidP="00B21ECD">
            <w:pPr>
              <w:jc w:val="both"/>
              <w:rPr>
                <w:rFonts w:ascii="Source Sans Pro" w:hAnsi="Source Sans Pro" w:cs="Calibri"/>
                <w:b/>
                <w:bCs/>
              </w:rPr>
            </w:pPr>
          </w:p>
          <w:p w14:paraId="33449E46" w14:textId="77777777" w:rsidR="00DE679D" w:rsidRDefault="00DE679D" w:rsidP="00B21ECD">
            <w:pPr>
              <w:jc w:val="both"/>
              <w:rPr>
                <w:rFonts w:ascii="Source Sans Pro" w:hAnsi="Source Sans Pro" w:cs="Calibri"/>
                <w:b/>
                <w:bCs/>
              </w:rPr>
            </w:pPr>
          </w:p>
          <w:p w14:paraId="4D851B96" w14:textId="77777777" w:rsidR="00DE679D" w:rsidRDefault="00DE679D" w:rsidP="00B21ECD">
            <w:pPr>
              <w:jc w:val="both"/>
              <w:rPr>
                <w:rFonts w:ascii="Source Sans Pro" w:hAnsi="Source Sans Pro" w:cs="Calibri"/>
                <w:b/>
                <w:bCs/>
              </w:rPr>
            </w:pPr>
          </w:p>
          <w:p w14:paraId="06010B5F" w14:textId="22165344" w:rsidR="00DE679D" w:rsidRPr="00E84595" w:rsidRDefault="00DE679D" w:rsidP="00B21ECD">
            <w:pPr>
              <w:jc w:val="both"/>
              <w:rPr>
                <w:rFonts w:ascii="Source Sans Pro" w:hAnsi="Source Sans Pro" w:cs="Calibri"/>
              </w:rPr>
            </w:pPr>
            <w:r w:rsidRPr="00E84595">
              <w:rPr>
                <w:rFonts w:ascii="Source Sans Pro" w:hAnsi="Source Sans Pro" w:cs="Calibri"/>
                <w:b/>
                <w:bCs/>
              </w:rPr>
              <w:t>Slinganiso/Paul:</w:t>
            </w:r>
            <w:r w:rsidRPr="00E84595">
              <w:rPr>
                <w:rFonts w:ascii="Source Sans Pro" w:hAnsi="Source Sans Pro" w:cs="Calibri"/>
              </w:rPr>
              <w:t xml:space="preserve"> to develop the TORs together with Cheshire (CO in lead) – January 31, 2022</w:t>
            </w:r>
          </w:p>
          <w:p w14:paraId="538F21C0" w14:textId="77777777" w:rsidR="00DE679D" w:rsidRPr="00E84595" w:rsidRDefault="00DE679D" w:rsidP="00B21ECD">
            <w:pPr>
              <w:jc w:val="both"/>
              <w:rPr>
                <w:rFonts w:ascii="Source Sans Pro" w:hAnsi="Source Sans Pro" w:cs="Calibri"/>
              </w:rPr>
            </w:pPr>
          </w:p>
          <w:p w14:paraId="7B5C348D" w14:textId="660AA8B6" w:rsidR="00DE679D" w:rsidRPr="00E84595" w:rsidRDefault="00DE679D" w:rsidP="00B21ECD">
            <w:pPr>
              <w:jc w:val="both"/>
              <w:rPr>
                <w:rFonts w:ascii="Source Sans Pro" w:hAnsi="Source Sans Pro" w:cs="Calibri"/>
              </w:rPr>
            </w:pPr>
            <w:r w:rsidRPr="00E84595">
              <w:rPr>
                <w:rFonts w:ascii="Source Sans Pro" w:hAnsi="Source Sans Pro" w:cs="Calibri"/>
                <w:b/>
                <w:bCs/>
              </w:rPr>
              <w:t>Lisa:</w:t>
            </w:r>
            <w:r w:rsidRPr="00E84595">
              <w:rPr>
                <w:rFonts w:ascii="Source Sans Pro" w:hAnsi="Source Sans Pro" w:cs="Calibri"/>
              </w:rPr>
              <w:t xml:space="preserve"> to discuss with </w:t>
            </w:r>
            <w:proofErr w:type="spellStart"/>
            <w:r w:rsidRPr="00E84595">
              <w:rPr>
                <w:rFonts w:ascii="Source Sans Pro" w:hAnsi="Source Sans Pro" w:cs="Calibri"/>
              </w:rPr>
              <w:t>bengo</w:t>
            </w:r>
            <w:proofErr w:type="spellEnd"/>
            <w:r w:rsidRPr="00E84595">
              <w:rPr>
                <w:rFonts w:ascii="Source Sans Pro" w:hAnsi="Source Sans Pro" w:cs="Calibri"/>
              </w:rPr>
              <w:t xml:space="preserve"> how to finance the salaries of two additional positions – January 31, 2022</w:t>
            </w:r>
          </w:p>
          <w:p w14:paraId="41FB2F4B" w14:textId="77777777" w:rsidR="00DE679D" w:rsidRPr="00E84595" w:rsidRDefault="00DE679D" w:rsidP="00B21ECD">
            <w:pPr>
              <w:jc w:val="both"/>
              <w:rPr>
                <w:rFonts w:ascii="Source Sans Pro" w:hAnsi="Source Sans Pro" w:cs="Calibri"/>
              </w:rPr>
            </w:pPr>
          </w:p>
          <w:p w14:paraId="5522D6D0" w14:textId="77777777" w:rsidR="00DE679D" w:rsidRPr="00E84595" w:rsidRDefault="00DE679D" w:rsidP="00B21ECD">
            <w:pPr>
              <w:jc w:val="both"/>
              <w:rPr>
                <w:rFonts w:ascii="Source Sans Pro" w:hAnsi="Source Sans Pro" w:cs="Calibri"/>
              </w:rPr>
            </w:pPr>
          </w:p>
          <w:p w14:paraId="3E6F29BC" w14:textId="77777777" w:rsidR="00DE679D" w:rsidRPr="00E84595" w:rsidRDefault="00DE679D" w:rsidP="00B21ECD">
            <w:pPr>
              <w:jc w:val="both"/>
              <w:rPr>
                <w:rFonts w:ascii="Source Sans Pro" w:hAnsi="Source Sans Pro" w:cs="Calibri"/>
              </w:rPr>
            </w:pPr>
          </w:p>
          <w:p w14:paraId="3DC84B1F" w14:textId="77777777" w:rsidR="00DE679D" w:rsidRPr="00E84595" w:rsidRDefault="00DE679D" w:rsidP="00B21ECD">
            <w:pPr>
              <w:jc w:val="both"/>
              <w:rPr>
                <w:rFonts w:ascii="Source Sans Pro" w:hAnsi="Source Sans Pro" w:cs="Calibri"/>
              </w:rPr>
            </w:pPr>
          </w:p>
          <w:p w14:paraId="5CB481F9" w14:textId="77777777" w:rsidR="00DE679D" w:rsidRPr="00E84595" w:rsidRDefault="00DE679D" w:rsidP="00B21ECD">
            <w:pPr>
              <w:jc w:val="both"/>
              <w:rPr>
                <w:rFonts w:ascii="Source Sans Pro" w:hAnsi="Source Sans Pro" w:cs="Calibri"/>
              </w:rPr>
            </w:pPr>
          </w:p>
          <w:p w14:paraId="126190E0" w14:textId="77777777" w:rsidR="00DE679D" w:rsidRPr="00E84595" w:rsidRDefault="00DE679D" w:rsidP="00B21ECD">
            <w:pPr>
              <w:jc w:val="both"/>
              <w:rPr>
                <w:rFonts w:ascii="Source Sans Pro" w:hAnsi="Source Sans Pro" w:cs="Calibri"/>
              </w:rPr>
            </w:pPr>
          </w:p>
          <w:p w14:paraId="3FF575BF" w14:textId="77777777" w:rsidR="00DE679D" w:rsidRPr="00E84595" w:rsidRDefault="00DE679D" w:rsidP="00B21ECD">
            <w:pPr>
              <w:jc w:val="both"/>
              <w:rPr>
                <w:rFonts w:ascii="Source Sans Pro" w:hAnsi="Source Sans Pro" w:cs="Calibri"/>
              </w:rPr>
            </w:pPr>
          </w:p>
          <w:p w14:paraId="6DC9E7D3" w14:textId="6F87A831" w:rsidR="00DE679D" w:rsidRPr="00E84595" w:rsidRDefault="00DE679D" w:rsidP="00B21ECD">
            <w:pPr>
              <w:jc w:val="both"/>
              <w:rPr>
                <w:rFonts w:ascii="Source Sans Pro" w:hAnsi="Source Sans Pro" w:cs="Calibri"/>
              </w:rPr>
            </w:pPr>
            <w:r w:rsidRPr="00E84595">
              <w:rPr>
                <w:rFonts w:ascii="Source Sans Pro" w:hAnsi="Source Sans Pro" w:cs="Calibri"/>
                <w:b/>
                <w:bCs/>
              </w:rPr>
              <w:t>Ste</w:t>
            </w:r>
            <w:r>
              <w:rPr>
                <w:rFonts w:ascii="Source Sans Pro" w:hAnsi="Source Sans Pro" w:cs="Calibri"/>
                <w:b/>
                <w:bCs/>
              </w:rPr>
              <w:t>v</w:t>
            </w:r>
            <w:r w:rsidRPr="00E84595">
              <w:rPr>
                <w:rFonts w:ascii="Source Sans Pro" w:hAnsi="Source Sans Pro" w:cs="Calibri"/>
                <w:b/>
                <w:bCs/>
              </w:rPr>
              <w:t>en:</w:t>
            </w:r>
            <w:r w:rsidRPr="00E84595">
              <w:rPr>
                <w:rFonts w:ascii="Source Sans Pro" w:hAnsi="Source Sans Pro" w:cs="Calibri"/>
              </w:rPr>
              <w:t xml:space="preserve"> to coordinate adjustment of all three audiological booths – January 31, 2022</w:t>
            </w:r>
          </w:p>
          <w:p w14:paraId="459316FB" w14:textId="77777777" w:rsidR="00DE679D" w:rsidRPr="00E84595" w:rsidRDefault="00DE679D" w:rsidP="00B21ECD">
            <w:pPr>
              <w:jc w:val="both"/>
              <w:rPr>
                <w:rFonts w:ascii="Source Sans Pro" w:hAnsi="Source Sans Pro" w:cs="Calibri"/>
              </w:rPr>
            </w:pPr>
          </w:p>
          <w:p w14:paraId="3ABD75CD" w14:textId="0D29EDCD" w:rsidR="00DE679D" w:rsidRDefault="00DE679D" w:rsidP="00B21ECD">
            <w:pPr>
              <w:jc w:val="both"/>
              <w:rPr>
                <w:rFonts w:ascii="Source Sans Pro" w:hAnsi="Source Sans Pro" w:cs="Calibri"/>
              </w:rPr>
            </w:pPr>
            <w:r w:rsidRPr="00E84595">
              <w:rPr>
                <w:rFonts w:ascii="Source Sans Pro" w:hAnsi="Source Sans Pro" w:cs="Calibri"/>
                <w:b/>
                <w:bCs/>
              </w:rPr>
              <w:t>Ste</w:t>
            </w:r>
            <w:r>
              <w:rPr>
                <w:rFonts w:ascii="Source Sans Pro" w:hAnsi="Source Sans Pro" w:cs="Calibri"/>
                <w:b/>
                <w:bCs/>
              </w:rPr>
              <w:t>v</w:t>
            </w:r>
            <w:r w:rsidRPr="00E84595">
              <w:rPr>
                <w:rFonts w:ascii="Source Sans Pro" w:hAnsi="Source Sans Pro" w:cs="Calibri"/>
                <w:b/>
                <w:bCs/>
              </w:rPr>
              <w:t>en:</w:t>
            </w:r>
            <w:r w:rsidRPr="00E84595">
              <w:rPr>
                <w:rFonts w:ascii="Source Sans Pro" w:hAnsi="Source Sans Pro" w:cs="Calibri"/>
              </w:rPr>
              <w:t xml:space="preserve"> Add stickers that comply with BMZ and CBM visibility requirements to all equipment items (boxes in case of smaller items) and signs, please share some photos – March 31, 2022</w:t>
            </w:r>
          </w:p>
          <w:p w14:paraId="4E14AF1E" w14:textId="77777777" w:rsidR="00DE679D" w:rsidRDefault="00DE679D" w:rsidP="00B21ECD">
            <w:pPr>
              <w:jc w:val="both"/>
              <w:rPr>
                <w:rFonts w:ascii="Source Sans Pro" w:hAnsi="Source Sans Pro" w:cs="Calibri"/>
              </w:rPr>
            </w:pPr>
          </w:p>
          <w:p w14:paraId="19A2318E" w14:textId="77777777" w:rsidR="00DE679D" w:rsidRPr="00E84595" w:rsidRDefault="00DE679D" w:rsidP="00B21ECD">
            <w:pPr>
              <w:jc w:val="both"/>
              <w:rPr>
                <w:rFonts w:ascii="Source Sans Pro" w:hAnsi="Source Sans Pro" w:cs="Calibri"/>
              </w:rPr>
            </w:pPr>
          </w:p>
          <w:p w14:paraId="43E6C50A" w14:textId="258EAE85" w:rsidR="00DE679D" w:rsidRPr="00E84595" w:rsidRDefault="00DE679D" w:rsidP="00B21ECD">
            <w:pPr>
              <w:jc w:val="both"/>
              <w:rPr>
                <w:rFonts w:ascii="Source Sans Pro" w:hAnsi="Source Sans Pro" w:cs="Calibri"/>
              </w:rPr>
            </w:pPr>
          </w:p>
        </w:tc>
        <w:tc>
          <w:tcPr>
            <w:tcW w:w="15743" w:type="dxa"/>
            <w:gridSpan w:val="2"/>
          </w:tcPr>
          <w:p w14:paraId="2E3DE082" w14:textId="77777777" w:rsidR="00DE679D" w:rsidRPr="00E84595" w:rsidRDefault="00DE679D" w:rsidP="00B21ECD">
            <w:pPr>
              <w:jc w:val="both"/>
              <w:rPr>
                <w:rFonts w:ascii="Source Sans Pro" w:hAnsi="Source Sans Pro" w:cs="Calibri"/>
              </w:rPr>
            </w:pPr>
          </w:p>
        </w:tc>
      </w:tr>
      <w:tr w:rsidR="00DE679D" w:rsidRPr="00922983" w14:paraId="1C513D65" w14:textId="7D0CBF9E" w:rsidTr="74605382">
        <w:trPr>
          <w:gridAfter w:val="1"/>
          <w:wAfter w:w="12" w:type="dxa"/>
          <w:trHeight w:hRule="exact" w:val="10806"/>
        </w:trPr>
        <w:tc>
          <w:tcPr>
            <w:tcW w:w="12328" w:type="dxa"/>
            <w:gridSpan w:val="2"/>
            <w:vAlign w:val="center"/>
          </w:tcPr>
          <w:p w14:paraId="7F7C704D" w14:textId="77777777" w:rsidR="00DE679D" w:rsidRPr="00D30C4B" w:rsidRDefault="00DE679D" w:rsidP="00D03FBA">
            <w:pPr>
              <w:rPr>
                <w:rFonts w:ascii="Source Sans Pro" w:hAnsi="Source Sans Pro" w:cs="Calibri"/>
                <w:b/>
                <w:bCs/>
                <w:sz w:val="22"/>
                <w:szCs w:val="22"/>
              </w:rPr>
            </w:pPr>
            <w:r w:rsidRPr="00D30C4B">
              <w:rPr>
                <w:rFonts w:ascii="Source Sans Pro" w:hAnsi="Source Sans Pro" w:cs="Calibri"/>
                <w:b/>
                <w:bCs/>
                <w:sz w:val="22"/>
                <w:szCs w:val="22"/>
              </w:rPr>
              <w:lastRenderedPageBreak/>
              <w:t xml:space="preserve">18th </w:t>
            </w:r>
            <w:proofErr w:type="gramStart"/>
            <w:r w:rsidRPr="00D30C4B">
              <w:rPr>
                <w:rFonts w:ascii="Source Sans Pro" w:hAnsi="Source Sans Pro" w:cs="Calibri"/>
                <w:b/>
                <w:bCs/>
                <w:sz w:val="22"/>
                <w:szCs w:val="22"/>
              </w:rPr>
              <w:t>November,</w:t>
            </w:r>
            <w:proofErr w:type="gramEnd"/>
            <w:r w:rsidRPr="00D30C4B">
              <w:rPr>
                <w:rFonts w:ascii="Source Sans Pro" w:hAnsi="Source Sans Pro" w:cs="Calibri"/>
                <w:b/>
                <w:bCs/>
                <w:sz w:val="22"/>
                <w:szCs w:val="22"/>
              </w:rPr>
              <w:t xml:space="preserve"> 2021:</w:t>
            </w:r>
          </w:p>
          <w:p w14:paraId="63ED3C45" w14:textId="77777777" w:rsidR="00DE679D" w:rsidRPr="00996233" w:rsidRDefault="00DE679D" w:rsidP="00D03FBA">
            <w:pPr>
              <w:rPr>
                <w:b/>
              </w:rPr>
            </w:pPr>
            <w:r w:rsidRPr="00996233">
              <w:rPr>
                <w:rFonts w:ascii="Source Sans Pro" w:hAnsi="Source Sans Pro" w:cs="Calibri"/>
                <w:b/>
                <w:bCs/>
                <w:sz w:val="22"/>
                <w:szCs w:val="22"/>
              </w:rPr>
              <w:t xml:space="preserve">Visit to Livingstone Central Hospital, witness ENT department, audiological </w:t>
            </w:r>
            <w:proofErr w:type="gramStart"/>
            <w:r w:rsidRPr="00996233">
              <w:rPr>
                <w:rFonts w:ascii="Source Sans Pro" w:hAnsi="Source Sans Pro" w:cs="Calibri"/>
                <w:b/>
                <w:bCs/>
                <w:sz w:val="22"/>
                <w:szCs w:val="22"/>
              </w:rPr>
              <w:t>booth</w:t>
            </w:r>
            <w:proofErr w:type="gramEnd"/>
            <w:r w:rsidRPr="00996233">
              <w:rPr>
                <w:rFonts w:ascii="Source Sans Pro" w:hAnsi="Source Sans Pro" w:cs="Calibri"/>
                <w:b/>
                <w:bCs/>
                <w:sz w:val="22"/>
                <w:szCs w:val="22"/>
              </w:rPr>
              <w:t xml:space="preserve"> and ENT operating theatre</w:t>
            </w:r>
            <w:r w:rsidRPr="47493240">
              <w:rPr>
                <w:rFonts w:ascii="Source Sans Pro" w:hAnsi="Source Sans Pro" w:cs="Calibri"/>
                <w:b/>
                <w:bCs/>
                <w:sz w:val="22"/>
                <w:szCs w:val="22"/>
              </w:rPr>
              <w:t xml:space="preserve"> </w:t>
            </w:r>
            <w:ins w:id="5" w:author="Wüst, Lisa" w:date="2021-12-10T11:44:00Z">
              <w:r w:rsidRPr="47493240">
                <w:rPr>
                  <w:rFonts w:ascii="Source Sans Pro" w:hAnsi="Source Sans Pro" w:cs="Calibri"/>
                  <w:b/>
                  <w:bCs/>
                  <w:sz w:val="22"/>
                  <w:szCs w:val="22"/>
                </w:rPr>
                <w:t>(</w:t>
              </w:r>
            </w:ins>
            <w:r w:rsidRPr="47493240">
              <w:rPr>
                <w:rFonts w:ascii="Source Sans Pro" w:hAnsi="Source Sans Pro" w:cs="Calibri"/>
                <w:b/>
                <w:bCs/>
                <w:sz w:val="22"/>
                <w:szCs w:val="22"/>
              </w:rPr>
              <w:t>P3851</w:t>
            </w:r>
            <w:ins w:id="6" w:author="Wüst, Lisa" w:date="2021-12-10T11:44:00Z">
              <w:r w:rsidRPr="47493240">
                <w:rPr>
                  <w:rFonts w:ascii="Source Sans Pro" w:hAnsi="Source Sans Pro" w:cs="Calibri"/>
                  <w:b/>
                  <w:bCs/>
                  <w:sz w:val="22"/>
                  <w:szCs w:val="22"/>
                </w:rPr>
                <w:t>)</w:t>
              </w:r>
            </w:ins>
          </w:p>
          <w:p w14:paraId="7C7F34EB" w14:textId="3C8C0061" w:rsidR="00DE679D" w:rsidRDefault="00DE679D" w:rsidP="008501E7">
            <w:pPr>
              <w:pStyle w:val="Listenabsatz"/>
              <w:numPr>
                <w:ilvl w:val="0"/>
                <w:numId w:val="16"/>
              </w:numPr>
              <w:rPr>
                <w:rFonts w:ascii="Source Sans Pro" w:hAnsi="Source Sans Pro" w:cs="Calibri"/>
              </w:rPr>
            </w:pPr>
            <w:r w:rsidRPr="00B21ECD">
              <w:rPr>
                <w:rFonts w:ascii="Source Sans Pro" w:hAnsi="Source Sans Pro" w:cs="Calibri"/>
              </w:rPr>
              <w:t>The team visited the ENT department and reviewed all the procured equipment items, which have been installed</w:t>
            </w:r>
            <w:r>
              <w:rPr>
                <w:rFonts w:ascii="Source Sans Pro" w:hAnsi="Source Sans Pro" w:cs="Calibri"/>
              </w:rPr>
              <w:t xml:space="preserve"> as intended</w:t>
            </w:r>
            <w:r w:rsidRPr="00B21ECD">
              <w:rPr>
                <w:rFonts w:ascii="Source Sans Pro" w:hAnsi="Source Sans Pro" w:cs="Calibri"/>
              </w:rPr>
              <w:t xml:space="preserve"> and </w:t>
            </w:r>
            <w:r>
              <w:rPr>
                <w:rFonts w:ascii="Source Sans Pro" w:hAnsi="Source Sans Pro" w:cs="Calibri"/>
              </w:rPr>
              <w:t xml:space="preserve">been </w:t>
            </w:r>
            <w:r w:rsidRPr="00B21ECD">
              <w:rPr>
                <w:rFonts w:ascii="Source Sans Pro" w:hAnsi="Source Sans Pro" w:cs="Calibri"/>
              </w:rPr>
              <w:t>in use.</w:t>
            </w:r>
          </w:p>
          <w:p w14:paraId="422E5C7F" w14:textId="77777777" w:rsidR="00DE679D" w:rsidRDefault="00DE679D" w:rsidP="00FC0119">
            <w:pPr>
              <w:pStyle w:val="Listenabsatz"/>
              <w:numPr>
                <w:ilvl w:val="0"/>
                <w:numId w:val="15"/>
              </w:numPr>
              <w:rPr>
                <w:rFonts w:ascii="Source Sans Pro" w:hAnsi="Source Sans Pro" w:cs="Calibri"/>
              </w:rPr>
            </w:pPr>
            <w:r>
              <w:rPr>
                <w:rFonts w:ascii="Source Sans Pro" w:hAnsi="Source Sans Pro" w:cs="Calibri"/>
              </w:rPr>
              <w:t>As some instruments are already rusty, there is an urgent need to communicate proper instrument handling to all facilities:</w:t>
            </w:r>
          </w:p>
          <w:p w14:paraId="079F4E47" w14:textId="77777777" w:rsidR="00DE679D" w:rsidRDefault="00DE679D" w:rsidP="00FC0119">
            <w:pPr>
              <w:pStyle w:val="Listenabsatz"/>
              <w:numPr>
                <w:ilvl w:val="0"/>
                <w:numId w:val="22"/>
              </w:numPr>
              <w:rPr>
                <w:rFonts w:ascii="Source Sans Pro" w:hAnsi="Source Sans Pro" w:cs="Calibri"/>
              </w:rPr>
            </w:pPr>
            <w:r w:rsidRPr="004C5490">
              <w:rPr>
                <w:rFonts w:ascii="Source Sans Pro" w:hAnsi="Source Sans Pro" w:cs="Calibri"/>
                <w:b/>
                <w:bCs/>
              </w:rPr>
              <w:t>After the use of instruments</w:t>
            </w:r>
            <w:r>
              <w:rPr>
                <w:rFonts w:ascii="Source Sans Pro" w:hAnsi="Source Sans Pro" w:cs="Calibri"/>
              </w:rPr>
              <w:t>: soaking of the instruments in water where one (!) drop of dishwasher is dissolved.</w:t>
            </w:r>
          </w:p>
          <w:p w14:paraId="058AC0FB" w14:textId="77777777" w:rsidR="00DE679D" w:rsidRPr="00B21ECD" w:rsidRDefault="00DE679D" w:rsidP="00FC0119">
            <w:pPr>
              <w:pStyle w:val="Listenabsatz"/>
              <w:numPr>
                <w:ilvl w:val="0"/>
                <w:numId w:val="22"/>
              </w:numPr>
              <w:rPr>
                <w:rFonts w:ascii="Source Sans Pro" w:hAnsi="Source Sans Pro" w:cs="Calibri"/>
              </w:rPr>
            </w:pPr>
            <w:r w:rsidRPr="004C5490">
              <w:rPr>
                <w:rFonts w:ascii="Source Sans Pro" w:hAnsi="Source Sans Pro" w:cs="Calibri"/>
                <w:b/>
                <w:bCs/>
              </w:rPr>
              <w:t>After the clinic</w:t>
            </w:r>
            <w:r>
              <w:rPr>
                <w:rFonts w:ascii="Source Sans Pro" w:hAnsi="Source Sans Pro" w:cs="Calibri"/>
              </w:rPr>
              <w:t xml:space="preserve"> (or in between if more instruments are needed): soaking of the instruments </w:t>
            </w:r>
            <w:r w:rsidRPr="004C5490">
              <w:rPr>
                <w:rFonts w:ascii="Source Sans Pro" w:hAnsi="Source Sans Pro" w:cs="Calibri"/>
                <w:b/>
                <w:bCs/>
              </w:rPr>
              <w:t>for 15 minutes</w:t>
            </w:r>
            <w:r>
              <w:rPr>
                <w:rFonts w:ascii="Source Sans Pro" w:hAnsi="Source Sans Pro" w:cs="Calibri"/>
              </w:rPr>
              <w:t xml:space="preserve"> in Chlorine, </w:t>
            </w:r>
            <w:proofErr w:type="spellStart"/>
            <w:r>
              <w:rPr>
                <w:rFonts w:ascii="Source Sans Pro" w:hAnsi="Source Sans Pro" w:cs="Calibri"/>
              </w:rPr>
              <w:t>Cidex</w:t>
            </w:r>
            <w:proofErr w:type="spellEnd"/>
            <w:r>
              <w:rPr>
                <w:rFonts w:ascii="Source Sans Pro" w:hAnsi="Source Sans Pro" w:cs="Calibri"/>
              </w:rPr>
              <w:t xml:space="preserve"> (or whatever is used for chemical sterilization). Immediately </w:t>
            </w:r>
            <w:r w:rsidRPr="004C5490">
              <w:rPr>
                <w:rFonts w:ascii="Source Sans Pro" w:hAnsi="Source Sans Pro" w:cs="Calibri"/>
                <w:b/>
                <w:bCs/>
              </w:rPr>
              <w:t>after 15 minutes</w:t>
            </w:r>
            <w:r>
              <w:rPr>
                <w:rFonts w:ascii="Source Sans Pro" w:hAnsi="Source Sans Pro" w:cs="Calibri"/>
              </w:rPr>
              <w:t xml:space="preserve"> (if instruments are left in chlorine, </w:t>
            </w:r>
            <w:proofErr w:type="spellStart"/>
            <w:r>
              <w:rPr>
                <w:rFonts w:ascii="Source Sans Pro" w:hAnsi="Source Sans Pro" w:cs="Calibri"/>
              </w:rPr>
              <w:t>cidex</w:t>
            </w:r>
            <w:proofErr w:type="spellEnd"/>
            <w:r>
              <w:rPr>
                <w:rFonts w:ascii="Source Sans Pro" w:hAnsi="Source Sans Pro" w:cs="Calibri"/>
              </w:rPr>
              <w:t>, etc. for a longer period, they corrode very quickly and are soon damaged and non-functional): instruments are rinsed with clear water (sterile water if used again), proper drying of the instruments, sterilization.</w:t>
            </w:r>
          </w:p>
          <w:p w14:paraId="0B74585B" w14:textId="77777777" w:rsidR="00DE679D" w:rsidRPr="008917D4" w:rsidRDefault="00DE679D" w:rsidP="008917D4">
            <w:pPr>
              <w:pStyle w:val="Listenabsatz"/>
              <w:numPr>
                <w:ilvl w:val="0"/>
                <w:numId w:val="16"/>
              </w:numPr>
              <w:rPr>
                <w:rFonts w:ascii="Source Sans Pro" w:hAnsi="Source Sans Pro" w:cs="Calibri"/>
              </w:rPr>
            </w:pPr>
            <w:r w:rsidRPr="008917D4">
              <w:rPr>
                <w:rFonts w:ascii="Source Sans Pro" w:hAnsi="Source Sans Pro" w:cs="Calibri"/>
              </w:rPr>
              <w:t xml:space="preserve">Headlights, Otoscopes, </w:t>
            </w:r>
            <w:proofErr w:type="spellStart"/>
            <w:r w:rsidRPr="008917D4">
              <w:rPr>
                <w:rFonts w:ascii="Source Sans Pro" w:hAnsi="Source Sans Pro" w:cs="Calibri"/>
              </w:rPr>
              <w:t>Tympanometer</w:t>
            </w:r>
            <w:proofErr w:type="spellEnd"/>
            <w:r w:rsidRPr="008917D4">
              <w:rPr>
                <w:rFonts w:ascii="Source Sans Pro" w:hAnsi="Source Sans Pro" w:cs="Calibri"/>
              </w:rPr>
              <w:t xml:space="preserve"> and OAE´s need always be kept charged. If the battery is drained the lifespan of the equipment is compromised.</w:t>
            </w:r>
          </w:p>
          <w:p w14:paraId="000E0088" w14:textId="7861D8BA" w:rsidR="00DE679D" w:rsidRDefault="00DE679D" w:rsidP="008501E7">
            <w:pPr>
              <w:pStyle w:val="Listenabsatz"/>
              <w:numPr>
                <w:ilvl w:val="0"/>
                <w:numId w:val="16"/>
              </w:numPr>
              <w:rPr>
                <w:rFonts w:ascii="Source Sans Pro" w:hAnsi="Source Sans Pro" w:cs="Calibri"/>
              </w:rPr>
            </w:pPr>
            <w:r>
              <w:rPr>
                <w:rFonts w:ascii="Source Sans Pro" w:hAnsi="Source Sans Pro" w:cs="Calibri"/>
              </w:rPr>
              <w:t xml:space="preserve">It was shared that the power pack for the audiometer was blown. Recommendation to get UPS for the delicate equipment as power/load </w:t>
            </w:r>
            <w:proofErr w:type="spellStart"/>
            <w:r>
              <w:rPr>
                <w:rFonts w:ascii="Source Sans Pro" w:hAnsi="Source Sans Pro" w:cs="Calibri"/>
              </w:rPr>
              <w:t>surger</w:t>
            </w:r>
            <w:proofErr w:type="spellEnd"/>
            <w:r>
              <w:rPr>
                <w:rFonts w:ascii="Source Sans Pro" w:hAnsi="Source Sans Pro" w:cs="Calibri"/>
              </w:rPr>
              <w:t xml:space="preserve"> and power outages are common.</w:t>
            </w:r>
          </w:p>
          <w:p w14:paraId="5D702091" w14:textId="293E0C2A" w:rsidR="00DE679D" w:rsidRDefault="00DE679D" w:rsidP="008501E7">
            <w:pPr>
              <w:pStyle w:val="Listenabsatz"/>
              <w:numPr>
                <w:ilvl w:val="0"/>
                <w:numId w:val="16"/>
              </w:numPr>
              <w:rPr>
                <w:rFonts w:ascii="Source Sans Pro" w:hAnsi="Source Sans Pro" w:cs="Calibri"/>
              </w:rPr>
            </w:pPr>
            <w:r>
              <w:rPr>
                <w:rFonts w:ascii="Source Sans Pro" w:hAnsi="Source Sans Pro" w:cs="Calibri"/>
              </w:rPr>
              <w:t>Drills should be lubricated after each use. Otherwise, the drill clogs up and gets broken.</w:t>
            </w:r>
          </w:p>
          <w:p w14:paraId="76CA2391" w14:textId="3D7E5598" w:rsidR="00DE679D" w:rsidRPr="00B21ECD" w:rsidRDefault="00DE679D" w:rsidP="008501E7">
            <w:pPr>
              <w:pStyle w:val="Listenabsatz"/>
              <w:numPr>
                <w:ilvl w:val="0"/>
                <w:numId w:val="16"/>
              </w:numPr>
              <w:rPr>
                <w:rFonts w:ascii="Source Sans Pro" w:hAnsi="Source Sans Pro" w:cs="Calibri"/>
              </w:rPr>
            </w:pPr>
            <w:r>
              <w:rPr>
                <w:rFonts w:ascii="Source Sans Pro" w:hAnsi="Source Sans Pro" w:cs="Calibri"/>
              </w:rPr>
              <w:t xml:space="preserve">ENT unit should have an own microscope (not only clinic), </w:t>
            </w:r>
            <w:proofErr w:type="gramStart"/>
            <w:r>
              <w:rPr>
                <w:rFonts w:ascii="Source Sans Pro" w:hAnsi="Source Sans Pro" w:cs="Calibri"/>
              </w:rPr>
              <w:t>recommendation</w:t>
            </w:r>
            <w:proofErr w:type="gramEnd"/>
            <w:r>
              <w:rPr>
                <w:rFonts w:ascii="Source Sans Pro" w:hAnsi="Source Sans Pro" w:cs="Calibri"/>
              </w:rPr>
              <w:t xml:space="preserve"> to contact “Heinemann” via CBM CO/fundraising department</w:t>
            </w:r>
          </w:p>
          <w:p w14:paraId="371E09D1" w14:textId="55FCC253" w:rsidR="00DE679D" w:rsidRPr="00B21ECD" w:rsidRDefault="00DE679D" w:rsidP="008501E7">
            <w:pPr>
              <w:pStyle w:val="Listenabsatz"/>
              <w:numPr>
                <w:ilvl w:val="0"/>
                <w:numId w:val="16"/>
              </w:numPr>
              <w:rPr>
                <w:rFonts w:ascii="Source Sans Pro" w:hAnsi="Source Sans Pro" w:cs="Calibri"/>
              </w:rPr>
            </w:pPr>
            <w:r w:rsidRPr="00B21ECD">
              <w:rPr>
                <w:rFonts w:ascii="Source Sans Pro" w:hAnsi="Source Sans Pro" w:cs="Calibri"/>
              </w:rPr>
              <w:t xml:space="preserve">The audiological booth is completed and in use. However, </w:t>
            </w:r>
            <w:proofErr w:type="gramStart"/>
            <w:r w:rsidRPr="00B21ECD">
              <w:rPr>
                <w:rFonts w:ascii="Source Sans Pro" w:hAnsi="Source Sans Pro" w:cs="Calibri"/>
              </w:rPr>
              <w:t>similar to</w:t>
            </w:r>
            <w:proofErr w:type="gramEnd"/>
            <w:r w:rsidRPr="00B21ECD">
              <w:rPr>
                <w:rFonts w:ascii="Source Sans Pro" w:hAnsi="Source Sans Pro" w:cs="Calibri"/>
              </w:rPr>
              <w:t xml:space="preserve"> the booths in </w:t>
            </w:r>
            <w:proofErr w:type="spellStart"/>
            <w:r w:rsidRPr="00B21ECD">
              <w:rPr>
                <w:rFonts w:ascii="Source Sans Pro" w:hAnsi="Source Sans Pro" w:cs="Calibri"/>
              </w:rPr>
              <w:t>Choma</w:t>
            </w:r>
            <w:proofErr w:type="spellEnd"/>
            <w:r w:rsidRPr="00B21ECD">
              <w:rPr>
                <w:rFonts w:ascii="Source Sans Pro" w:hAnsi="Source Sans Pro" w:cs="Calibri"/>
              </w:rPr>
              <w:t xml:space="preserve"> and </w:t>
            </w:r>
            <w:proofErr w:type="spellStart"/>
            <w:r w:rsidRPr="00B21ECD">
              <w:rPr>
                <w:rFonts w:ascii="Source Sans Pro" w:hAnsi="Source Sans Pro" w:cs="Calibri"/>
              </w:rPr>
              <w:t>Kalomo</w:t>
            </w:r>
            <w:proofErr w:type="spellEnd"/>
            <w:r w:rsidRPr="00B21ECD">
              <w:rPr>
                <w:rFonts w:ascii="Source Sans Pro" w:hAnsi="Source Sans Pro" w:cs="Calibri"/>
              </w:rPr>
              <w:t>, it is not soundproof and Dr. Uta recommended some adjustments</w:t>
            </w:r>
            <w:r>
              <w:rPr>
                <w:rFonts w:ascii="Source Sans Pro" w:hAnsi="Source Sans Pro" w:cs="Calibri"/>
              </w:rPr>
              <w:t xml:space="preserve"> (please see comments above)</w:t>
            </w:r>
            <w:r w:rsidRPr="00B21ECD">
              <w:rPr>
                <w:rFonts w:ascii="Source Sans Pro" w:hAnsi="Source Sans Pro" w:cs="Calibri"/>
              </w:rPr>
              <w:t>.</w:t>
            </w:r>
          </w:p>
          <w:p w14:paraId="166B66E1" w14:textId="77777777" w:rsidR="00DE679D" w:rsidRPr="00B21ECD" w:rsidRDefault="00DE679D" w:rsidP="008501E7">
            <w:pPr>
              <w:pStyle w:val="Listenabsatz"/>
              <w:numPr>
                <w:ilvl w:val="0"/>
                <w:numId w:val="16"/>
              </w:numPr>
              <w:rPr>
                <w:rFonts w:ascii="Source Sans Pro" w:hAnsi="Source Sans Pro" w:cs="Calibri"/>
              </w:rPr>
            </w:pPr>
            <w:r w:rsidRPr="00B21ECD">
              <w:rPr>
                <w:rFonts w:ascii="Source Sans Pro" w:hAnsi="Source Sans Pro" w:cs="Calibri"/>
              </w:rPr>
              <w:t>The ENT equipment at the operating theatre is also completely procured and ready for use.</w:t>
            </w:r>
          </w:p>
          <w:p w14:paraId="147F8AEC" w14:textId="77777777" w:rsidR="00DE679D" w:rsidRDefault="00DE679D" w:rsidP="00B21ECD">
            <w:pPr>
              <w:rPr>
                <w:rFonts w:ascii="Source Sans Pro" w:hAnsi="Source Sans Pro" w:cs="Calibri"/>
                <w:b/>
                <w:bCs/>
                <w:sz w:val="22"/>
                <w:szCs w:val="22"/>
              </w:rPr>
            </w:pPr>
          </w:p>
          <w:p w14:paraId="58B8EB72" w14:textId="19463ADE" w:rsidR="00DE679D" w:rsidRPr="00996233" w:rsidRDefault="00DE679D" w:rsidP="00B21ECD">
            <w:pPr>
              <w:rPr>
                <w:b/>
              </w:rPr>
            </w:pPr>
            <w:r>
              <w:rPr>
                <w:rFonts w:ascii="Source Sans Pro" w:hAnsi="Source Sans Pro" w:cs="Calibri"/>
                <w:b/>
                <w:bCs/>
                <w:sz w:val="22"/>
                <w:szCs w:val="22"/>
              </w:rPr>
              <w:t>W</w:t>
            </w:r>
            <w:r w:rsidRPr="00996233">
              <w:rPr>
                <w:rFonts w:ascii="Source Sans Pro" w:hAnsi="Source Sans Pro" w:cs="Calibri"/>
                <w:b/>
                <w:bCs/>
                <w:sz w:val="22"/>
                <w:szCs w:val="22"/>
              </w:rPr>
              <w:t xml:space="preserve">itness ENT outreach at </w:t>
            </w:r>
            <w:proofErr w:type="spellStart"/>
            <w:r w:rsidRPr="00996233">
              <w:rPr>
                <w:rFonts w:ascii="Source Sans Pro" w:hAnsi="Source Sans Pro" w:cs="Calibri"/>
                <w:b/>
                <w:bCs/>
                <w:sz w:val="22"/>
                <w:szCs w:val="22"/>
              </w:rPr>
              <w:t>Maramba</w:t>
            </w:r>
            <w:proofErr w:type="spellEnd"/>
            <w:r w:rsidRPr="00996233">
              <w:rPr>
                <w:rFonts w:ascii="Source Sans Pro" w:hAnsi="Source Sans Pro" w:cs="Calibri"/>
                <w:b/>
                <w:bCs/>
                <w:sz w:val="22"/>
                <w:szCs w:val="22"/>
              </w:rPr>
              <w:t xml:space="preserve"> market</w:t>
            </w:r>
            <w:r w:rsidRPr="47493240">
              <w:rPr>
                <w:rFonts w:ascii="Source Sans Pro" w:hAnsi="Source Sans Pro" w:cs="Calibri"/>
                <w:b/>
                <w:bCs/>
                <w:sz w:val="22"/>
                <w:szCs w:val="22"/>
              </w:rPr>
              <w:t xml:space="preserve"> (P3851)</w:t>
            </w:r>
          </w:p>
          <w:p w14:paraId="791C9624" w14:textId="0A033734" w:rsidR="00DE679D" w:rsidRPr="00B21ECD" w:rsidRDefault="00DE679D" w:rsidP="00B21ECD">
            <w:pPr>
              <w:pStyle w:val="Listenabsatz"/>
              <w:numPr>
                <w:ilvl w:val="0"/>
                <w:numId w:val="17"/>
              </w:numPr>
              <w:rPr>
                <w:rFonts w:ascii="Source Sans Pro" w:hAnsi="Source Sans Pro" w:cs="Calibri"/>
              </w:rPr>
            </w:pPr>
            <w:r w:rsidRPr="00B21ECD">
              <w:rPr>
                <w:rFonts w:ascii="Source Sans Pro" w:hAnsi="Source Sans Pro" w:cs="Calibri"/>
              </w:rPr>
              <w:t xml:space="preserve">Visit to </w:t>
            </w:r>
            <w:proofErr w:type="spellStart"/>
            <w:r w:rsidRPr="00B21ECD">
              <w:rPr>
                <w:rFonts w:ascii="Source Sans Pro" w:hAnsi="Source Sans Pro" w:cs="Calibri"/>
              </w:rPr>
              <w:t>Maramba</w:t>
            </w:r>
            <w:proofErr w:type="spellEnd"/>
            <w:r w:rsidRPr="00B21ECD">
              <w:rPr>
                <w:rFonts w:ascii="Source Sans Pro" w:hAnsi="Source Sans Pro" w:cs="Calibri"/>
              </w:rPr>
              <w:t xml:space="preserve"> market in Livingstone where BCH organized an ENT outreach</w:t>
            </w:r>
          </w:p>
          <w:p w14:paraId="7167F52F" w14:textId="706FDCF6" w:rsidR="00DE679D" w:rsidRPr="00B21ECD" w:rsidRDefault="00DE679D" w:rsidP="00B21ECD">
            <w:pPr>
              <w:pStyle w:val="Listenabsatz"/>
              <w:numPr>
                <w:ilvl w:val="0"/>
                <w:numId w:val="17"/>
              </w:numPr>
              <w:rPr>
                <w:rFonts w:ascii="Source Sans Pro" w:hAnsi="Source Sans Pro" w:cs="Calibri"/>
              </w:rPr>
            </w:pPr>
            <w:r w:rsidRPr="00B21ECD">
              <w:rPr>
                <w:rFonts w:ascii="Source Sans Pro" w:hAnsi="Source Sans Pro" w:cs="Calibri"/>
              </w:rPr>
              <w:t>High involvement of community health workers and community volunteers</w:t>
            </w:r>
          </w:p>
          <w:p w14:paraId="6125FC33" w14:textId="601BF0A1" w:rsidR="00DE679D" w:rsidRPr="00B21ECD" w:rsidRDefault="00DE679D" w:rsidP="00B21ECD">
            <w:pPr>
              <w:pStyle w:val="Listenabsatz"/>
              <w:numPr>
                <w:ilvl w:val="0"/>
                <w:numId w:val="17"/>
              </w:numPr>
              <w:rPr>
                <w:rFonts w:ascii="Source Sans Pro" w:hAnsi="Source Sans Pro" w:cs="Calibri"/>
              </w:rPr>
            </w:pPr>
            <w:r w:rsidRPr="00B21ECD">
              <w:rPr>
                <w:rFonts w:ascii="Source Sans Pro" w:hAnsi="Source Sans Pro" w:cs="Calibri"/>
              </w:rPr>
              <w:t>Awareness-raising among market stall owners raises much interest and results in a great number of patients who were screened (some minor treatments were made at designated market area, 6 referrals to Livingstone Central Hospital)</w:t>
            </w:r>
          </w:p>
          <w:p w14:paraId="7E66F1B8" w14:textId="77777777" w:rsidR="00DE679D" w:rsidRDefault="00DE679D" w:rsidP="00B21ECD">
            <w:pPr>
              <w:rPr>
                <w:rFonts w:ascii="Source Sans Pro" w:hAnsi="Source Sans Pro" w:cs="Calibri"/>
                <w:b/>
                <w:bCs/>
                <w:sz w:val="22"/>
                <w:szCs w:val="22"/>
              </w:rPr>
            </w:pPr>
          </w:p>
          <w:p w14:paraId="5655F7E6" w14:textId="77777777" w:rsidR="00DE679D" w:rsidRPr="00D30C4B" w:rsidRDefault="00DE679D" w:rsidP="00B21ECD">
            <w:pPr>
              <w:rPr>
                <w:rFonts w:ascii="Source Sans Pro" w:hAnsi="Source Sans Pro" w:cs="Calibri"/>
                <w:sz w:val="22"/>
                <w:szCs w:val="22"/>
              </w:rPr>
            </w:pPr>
          </w:p>
          <w:p w14:paraId="4B14B87C" w14:textId="77777777" w:rsidR="00DE679D" w:rsidRDefault="00DE679D" w:rsidP="00B21ECD">
            <w:pPr>
              <w:jc w:val="both"/>
              <w:rPr>
                <w:rFonts w:ascii="Source Sans Pro" w:hAnsi="Source Sans Pro" w:cs="Calibri"/>
                <w:sz w:val="22"/>
                <w:szCs w:val="22"/>
              </w:rPr>
            </w:pPr>
          </w:p>
          <w:p w14:paraId="2A34DFAB" w14:textId="77777777" w:rsidR="00DE679D" w:rsidRDefault="00DE679D" w:rsidP="00B21ECD">
            <w:pPr>
              <w:jc w:val="both"/>
              <w:rPr>
                <w:rFonts w:ascii="Source Sans Pro" w:hAnsi="Source Sans Pro" w:cs="Calibri"/>
                <w:sz w:val="22"/>
                <w:szCs w:val="22"/>
              </w:rPr>
            </w:pPr>
          </w:p>
          <w:p w14:paraId="39874F37" w14:textId="77777777" w:rsidR="00DE679D" w:rsidRDefault="00DE679D" w:rsidP="00B21ECD">
            <w:pPr>
              <w:jc w:val="both"/>
              <w:rPr>
                <w:rFonts w:ascii="Source Sans Pro" w:hAnsi="Source Sans Pro" w:cs="Calibri"/>
                <w:sz w:val="22"/>
                <w:szCs w:val="22"/>
              </w:rPr>
            </w:pPr>
          </w:p>
          <w:p w14:paraId="1359FCC7" w14:textId="77777777" w:rsidR="00DE679D" w:rsidRDefault="00DE679D" w:rsidP="00B21ECD">
            <w:pPr>
              <w:jc w:val="both"/>
              <w:rPr>
                <w:rFonts w:ascii="Source Sans Pro" w:hAnsi="Source Sans Pro" w:cs="Calibri"/>
                <w:sz w:val="22"/>
                <w:szCs w:val="22"/>
              </w:rPr>
            </w:pPr>
          </w:p>
          <w:p w14:paraId="6DC88757" w14:textId="77777777" w:rsidR="00DE679D" w:rsidRDefault="00DE679D" w:rsidP="00B21ECD">
            <w:pPr>
              <w:jc w:val="both"/>
              <w:rPr>
                <w:rFonts w:ascii="Source Sans Pro" w:hAnsi="Source Sans Pro" w:cs="Calibri"/>
                <w:sz w:val="22"/>
                <w:szCs w:val="22"/>
              </w:rPr>
            </w:pPr>
          </w:p>
          <w:p w14:paraId="459BB766" w14:textId="77777777" w:rsidR="00DE679D" w:rsidRDefault="00DE679D" w:rsidP="00B21ECD">
            <w:pPr>
              <w:jc w:val="both"/>
              <w:rPr>
                <w:rFonts w:ascii="Source Sans Pro" w:hAnsi="Source Sans Pro" w:cs="Calibri"/>
                <w:sz w:val="22"/>
                <w:szCs w:val="22"/>
              </w:rPr>
            </w:pPr>
          </w:p>
          <w:p w14:paraId="46AED8ED" w14:textId="77777777" w:rsidR="00DE679D" w:rsidRDefault="00DE679D" w:rsidP="00B21ECD">
            <w:pPr>
              <w:jc w:val="both"/>
              <w:rPr>
                <w:rFonts w:ascii="Source Sans Pro" w:hAnsi="Source Sans Pro" w:cs="Calibri"/>
                <w:sz w:val="22"/>
                <w:szCs w:val="22"/>
              </w:rPr>
            </w:pPr>
          </w:p>
          <w:p w14:paraId="6561AB98" w14:textId="77777777" w:rsidR="00DE679D" w:rsidRDefault="00DE679D" w:rsidP="00B21ECD">
            <w:pPr>
              <w:jc w:val="both"/>
              <w:rPr>
                <w:rFonts w:ascii="Source Sans Pro" w:hAnsi="Source Sans Pro" w:cs="Calibri"/>
                <w:sz w:val="22"/>
                <w:szCs w:val="22"/>
              </w:rPr>
            </w:pPr>
          </w:p>
          <w:p w14:paraId="0EABE4E5" w14:textId="77777777" w:rsidR="00DE679D" w:rsidRDefault="00DE679D" w:rsidP="00B21ECD">
            <w:pPr>
              <w:jc w:val="both"/>
              <w:rPr>
                <w:rFonts w:ascii="Source Sans Pro" w:hAnsi="Source Sans Pro" w:cs="Calibri"/>
                <w:sz w:val="22"/>
                <w:szCs w:val="22"/>
              </w:rPr>
            </w:pPr>
          </w:p>
          <w:p w14:paraId="7F8CD93C" w14:textId="77777777" w:rsidR="00DE679D" w:rsidRDefault="00DE679D" w:rsidP="00B21ECD">
            <w:pPr>
              <w:jc w:val="both"/>
              <w:rPr>
                <w:rFonts w:ascii="Source Sans Pro" w:hAnsi="Source Sans Pro" w:cs="Calibri"/>
                <w:sz w:val="22"/>
                <w:szCs w:val="22"/>
              </w:rPr>
            </w:pPr>
          </w:p>
          <w:p w14:paraId="3FEDE8B6" w14:textId="77777777" w:rsidR="00DE679D" w:rsidRDefault="00DE679D" w:rsidP="00B21ECD">
            <w:pPr>
              <w:jc w:val="both"/>
              <w:rPr>
                <w:rFonts w:ascii="Source Sans Pro" w:hAnsi="Source Sans Pro" w:cs="Calibri"/>
                <w:sz w:val="22"/>
                <w:szCs w:val="22"/>
              </w:rPr>
            </w:pPr>
          </w:p>
          <w:p w14:paraId="5A949DA2" w14:textId="77777777" w:rsidR="00DE679D" w:rsidRDefault="00DE679D" w:rsidP="00B21ECD">
            <w:pPr>
              <w:jc w:val="both"/>
              <w:rPr>
                <w:rFonts w:ascii="Source Sans Pro" w:hAnsi="Source Sans Pro" w:cs="Calibri"/>
                <w:sz w:val="22"/>
                <w:szCs w:val="22"/>
              </w:rPr>
            </w:pPr>
          </w:p>
          <w:p w14:paraId="757A8BC5" w14:textId="77777777" w:rsidR="00DE679D" w:rsidRPr="00686BE5" w:rsidRDefault="00DE679D" w:rsidP="00B21ECD">
            <w:pPr>
              <w:jc w:val="both"/>
              <w:rPr>
                <w:rFonts w:ascii="Source Sans Pro" w:hAnsi="Source Sans Pro" w:cs="Calibri"/>
                <w:sz w:val="22"/>
                <w:szCs w:val="22"/>
              </w:rPr>
            </w:pPr>
          </w:p>
          <w:p w14:paraId="617764E4" w14:textId="77777777" w:rsidR="00DE679D" w:rsidRDefault="00DE679D" w:rsidP="00B21ECD">
            <w:pPr>
              <w:jc w:val="both"/>
              <w:rPr>
                <w:rFonts w:ascii="Source Sans Pro" w:hAnsi="Source Sans Pro" w:cs="Calibri"/>
                <w:sz w:val="22"/>
                <w:szCs w:val="22"/>
              </w:rPr>
            </w:pPr>
          </w:p>
          <w:p w14:paraId="016F0CF8" w14:textId="77777777" w:rsidR="00DE679D" w:rsidRPr="00ED0D8D" w:rsidRDefault="00DE679D" w:rsidP="00B21ECD">
            <w:pPr>
              <w:jc w:val="both"/>
              <w:rPr>
                <w:rFonts w:ascii="Source Sans Pro" w:hAnsi="Source Sans Pro"/>
                <w:b/>
                <w:color w:val="000000" w:themeColor="text1"/>
                <w:sz w:val="22"/>
                <w:szCs w:val="22"/>
              </w:rPr>
            </w:pPr>
          </w:p>
        </w:tc>
        <w:tc>
          <w:tcPr>
            <w:tcW w:w="3403" w:type="dxa"/>
            <w:gridSpan w:val="3"/>
          </w:tcPr>
          <w:p w14:paraId="3A3852E2" w14:textId="77777777" w:rsidR="00DE679D" w:rsidRPr="00E84595" w:rsidRDefault="00DE679D" w:rsidP="00B21ECD">
            <w:pPr>
              <w:jc w:val="both"/>
              <w:rPr>
                <w:rFonts w:ascii="Source Sans Pro" w:hAnsi="Source Sans Pro" w:cs="Calibri"/>
                <w:b/>
                <w:bCs/>
              </w:rPr>
            </w:pPr>
          </w:p>
          <w:p w14:paraId="637D4791" w14:textId="77777777" w:rsidR="00DE679D" w:rsidRPr="00E84595" w:rsidRDefault="00DE679D" w:rsidP="00B21ECD">
            <w:pPr>
              <w:jc w:val="both"/>
              <w:rPr>
                <w:rFonts w:ascii="Source Sans Pro" w:hAnsi="Source Sans Pro" w:cs="Calibri"/>
                <w:b/>
                <w:bCs/>
              </w:rPr>
            </w:pPr>
          </w:p>
          <w:p w14:paraId="2D22549C" w14:textId="77777777" w:rsidR="00DE679D" w:rsidRPr="00E84595" w:rsidRDefault="00DE679D" w:rsidP="00B21ECD">
            <w:pPr>
              <w:jc w:val="both"/>
              <w:rPr>
                <w:rFonts w:ascii="Source Sans Pro" w:hAnsi="Source Sans Pro" w:cs="Calibri"/>
                <w:b/>
                <w:bCs/>
              </w:rPr>
            </w:pPr>
          </w:p>
          <w:p w14:paraId="4225F173" w14:textId="77777777" w:rsidR="00DE679D" w:rsidRDefault="00DE679D" w:rsidP="00FC0119">
            <w:pPr>
              <w:jc w:val="both"/>
              <w:rPr>
                <w:rFonts w:ascii="Source Sans Pro" w:hAnsi="Source Sans Pro" w:cs="Calibri"/>
                <w:b/>
                <w:bCs/>
              </w:rPr>
            </w:pPr>
          </w:p>
          <w:p w14:paraId="25310BB1" w14:textId="77777777" w:rsidR="00DE679D" w:rsidRDefault="00DE679D" w:rsidP="00FC0119">
            <w:pPr>
              <w:jc w:val="both"/>
              <w:rPr>
                <w:rFonts w:ascii="Source Sans Pro" w:hAnsi="Source Sans Pro" w:cs="Calibri"/>
                <w:b/>
                <w:bCs/>
              </w:rPr>
            </w:pPr>
          </w:p>
          <w:p w14:paraId="7186AE83" w14:textId="77777777" w:rsidR="00DE679D" w:rsidRDefault="00DE679D" w:rsidP="00FC0119">
            <w:pPr>
              <w:jc w:val="both"/>
              <w:rPr>
                <w:rFonts w:ascii="Source Sans Pro" w:hAnsi="Source Sans Pro" w:cs="Calibri"/>
                <w:b/>
                <w:bCs/>
              </w:rPr>
            </w:pPr>
          </w:p>
          <w:p w14:paraId="4A5F3426" w14:textId="527CCA7A" w:rsidR="00DE679D" w:rsidRPr="00E84595" w:rsidRDefault="00DE679D" w:rsidP="00FC0119">
            <w:pPr>
              <w:jc w:val="both"/>
              <w:rPr>
                <w:rFonts w:ascii="Source Sans Pro" w:hAnsi="Source Sans Pro" w:cs="Calibri"/>
              </w:rPr>
            </w:pPr>
            <w:r w:rsidRPr="00F6588F">
              <w:rPr>
                <w:rFonts w:ascii="Source Sans Pro" w:hAnsi="Source Sans Pro" w:cs="Calibri"/>
                <w:b/>
                <w:bCs/>
              </w:rPr>
              <w:t>Steven:</w:t>
            </w:r>
            <w:r>
              <w:rPr>
                <w:rFonts w:ascii="Source Sans Pro" w:hAnsi="Source Sans Pro" w:cs="Calibri"/>
              </w:rPr>
              <w:t xml:space="preserve"> to communicate proper instrument handling and cleaning to all facilities</w:t>
            </w:r>
          </w:p>
          <w:p w14:paraId="4800A5C0" w14:textId="77777777" w:rsidR="00DE679D" w:rsidRDefault="00DE679D" w:rsidP="00B21ECD">
            <w:pPr>
              <w:jc w:val="both"/>
              <w:rPr>
                <w:rFonts w:ascii="Source Sans Pro" w:hAnsi="Source Sans Pro" w:cs="Calibri"/>
                <w:b/>
                <w:bCs/>
              </w:rPr>
            </w:pPr>
          </w:p>
          <w:p w14:paraId="6689C433" w14:textId="77777777" w:rsidR="00DE679D" w:rsidRDefault="00DE679D" w:rsidP="00B21ECD">
            <w:pPr>
              <w:jc w:val="both"/>
              <w:rPr>
                <w:rFonts w:ascii="Source Sans Pro" w:hAnsi="Source Sans Pro" w:cs="Calibri"/>
                <w:b/>
                <w:bCs/>
              </w:rPr>
            </w:pPr>
          </w:p>
          <w:p w14:paraId="3C5021C7" w14:textId="77777777" w:rsidR="00DE679D" w:rsidRDefault="00DE679D" w:rsidP="00B21ECD">
            <w:pPr>
              <w:jc w:val="both"/>
              <w:rPr>
                <w:rFonts w:ascii="Source Sans Pro" w:hAnsi="Source Sans Pro" w:cs="Calibri"/>
                <w:b/>
                <w:bCs/>
              </w:rPr>
            </w:pPr>
          </w:p>
          <w:p w14:paraId="711C5220" w14:textId="77777777" w:rsidR="00DE679D" w:rsidRDefault="00DE679D" w:rsidP="00B21ECD">
            <w:pPr>
              <w:jc w:val="both"/>
              <w:rPr>
                <w:rFonts w:ascii="Source Sans Pro" w:hAnsi="Source Sans Pro" w:cs="Calibri"/>
                <w:b/>
                <w:bCs/>
              </w:rPr>
            </w:pPr>
          </w:p>
          <w:p w14:paraId="6CA5CB53" w14:textId="77777777" w:rsidR="00DE679D" w:rsidRDefault="00DE679D" w:rsidP="00B21ECD">
            <w:pPr>
              <w:jc w:val="both"/>
              <w:rPr>
                <w:rFonts w:ascii="Source Sans Pro" w:hAnsi="Source Sans Pro" w:cs="Calibri"/>
                <w:b/>
                <w:bCs/>
              </w:rPr>
            </w:pPr>
          </w:p>
          <w:p w14:paraId="28F92599" w14:textId="77777777" w:rsidR="00DE679D" w:rsidRDefault="00DE679D" w:rsidP="00B21ECD">
            <w:pPr>
              <w:jc w:val="both"/>
              <w:rPr>
                <w:rFonts w:ascii="Source Sans Pro" w:hAnsi="Source Sans Pro" w:cs="Calibri"/>
                <w:b/>
                <w:bCs/>
              </w:rPr>
            </w:pPr>
          </w:p>
          <w:p w14:paraId="5075ABEF" w14:textId="77777777" w:rsidR="00DE679D" w:rsidRDefault="00DE679D" w:rsidP="00B21ECD">
            <w:pPr>
              <w:jc w:val="both"/>
              <w:rPr>
                <w:rFonts w:ascii="Source Sans Pro" w:hAnsi="Source Sans Pro" w:cs="Calibri"/>
                <w:b/>
                <w:bCs/>
              </w:rPr>
            </w:pPr>
          </w:p>
          <w:p w14:paraId="3468FF3D" w14:textId="77777777" w:rsidR="00DE679D" w:rsidRDefault="00DE679D" w:rsidP="00B21ECD">
            <w:pPr>
              <w:jc w:val="both"/>
              <w:rPr>
                <w:rFonts w:ascii="Source Sans Pro" w:hAnsi="Source Sans Pro" w:cs="Calibri"/>
                <w:b/>
                <w:bCs/>
              </w:rPr>
            </w:pPr>
          </w:p>
          <w:p w14:paraId="22574454" w14:textId="77777777" w:rsidR="00DE679D" w:rsidRDefault="00DE679D" w:rsidP="00B21ECD">
            <w:pPr>
              <w:jc w:val="both"/>
              <w:rPr>
                <w:rFonts w:ascii="Source Sans Pro" w:hAnsi="Source Sans Pro" w:cs="Calibri"/>
                <w:b/>
                <w:bCs/>
              </w:rPr>
            </w:pPr>
          </w:p>
          <w:p w14:paraId="563570D2" w14:textId="77777777" w:rsidR="00DE679D" w:rsidRDefault="00DE679D" w:rsidP="00B21ECD">
            <w:pPr>
              <w:jc w:val="both"/>
              <w:rPr>
                <w:rFonts w:ascii="Source Sans Pro" w:hAnsi="Source Sans Pro" w:cs="Calibri"/>
                <w:b/>
                <w:bCs/>
              </w:rPr>
            </w:pPr>
          </w:p>
          <w:p w14:paraId="43A5EA85" w14:textId="77777777" w:rsidR="00DE679D" w:rsidRDefault="00DE679D" w:rsidP="00B21ECD">
            <w:pPr>
              <w:jc w:val="both"/>
              <w:rPr>
                <w:rFonts w:ascii="Source Sans Pro" w:hAnsi="Source Sans Pro" w:cs="Calibri"/>
                <w:b/>
                <w:bCs/>
              </w:rPr>
            </w:pPr>
          </w:p>
          <w:p w14:paraId="05366C42" w14:textId="77777777" w:rsidR="00DE679D" w:rsidRDefault="00DE679D" w:rsidP="00B21ECD">
            <w:pPr>
              <w:jc w:val="both"/>
              <w:rPr>
                <w:rFonts w:ascii="Source Sans Pro" w:hAnsi="Source Sans Pro" w:cs="Calibri"/>
                <w:b/>
                <w:bCs/>
              </w:rPr>
            </w:pPr>
          </w:p>
          <w:p w14:paraId="3E9681BC" w14:textId="77777777" w:rsidR="00DE679D" w:rsidRDefault="00DE679D" w:rsidP="00B21ECD">
            <w:pPr>
              <w:jc w:val="both"/>
              <w:rPr>
                <w:rFonts w:ascii="Source Sans Pro" w:hAnsi="Source Sans Pro" w:cs="Calibri"/>
                <w:b/>
                <w:bCs/>
              </w:rPr>
            </w:pPr>
          </w:p>
          <w:p w14:paraId="21598814" w14:textId="77777777" w:rsidR="00DE679D" w:rsidRDefault="00DE679D" w:rsidP="00B21ECD">
            <w:pPr>
              <w:jc w:val="both"/>
              <w:rPr>
                <w:rFonts w:ascii="Source Sans Pro" w:hAnsi="Source Sans Pro" w:cs="Calibri"/>
                <w:b/>
                <w:bCs/>
              </w:rPr>
            </w:pPr>
          </w:p>
          <w:p w14:paraId="07809FBB" w14:textId="77777777" w:rsidR="00DE679D" w:rsidRDefault="00DE679D" w:rsidP="00B21ECD">
            <w:pPr>
              <w:jc w:val="both"/>
              <w:rPr>
                <w:rFonts w:ascii="Source Sans Pro" w:hAnsi="Source Sans Pro" w:cs="Calibri"/>
                <w:b/>
                <w:bCs/>
              </w:rPr>
            </w:pPr>
          </w:p>
          <w:p w14:paraId="7E5075B9" w14:textId="77777777" w:rsidR="00DE679D" w:rsidRDefault="00DE679D" w:rsidP="00B21ECD">
            <w:pPr>
              <w:jc w:val="both"/>
              <w:rPr>
                <w:rFonts w:ascii="Source Sans Pro" w:hAnsi="Source Sans Pro" w:cs="Calibri"/>
                <w:b/>
                <w:bCs/>
              </w:rPr>
            </w:pPr>
          </w:p>
          <w:p w14:paraId="5FAEC523" w14:textId="77777777" w:rsidR="00DE679D" w:rsidRDefault="00DE679D" w:rsidP="00B21ECD">
            <w:pPr>
              <w:jc w:val="both"/>
              <w:rPr>
                <w:rFonts w:ascii="Source Sans Pro" w:hAnsi="Source Sans Pro" w:cs="Calibri"/>
                <w:b/>
                <w:bCs/>
              </w:rPr>
            </w:pPr>
          </w:p>
          <w:p w14:paraId="438F7704" w14:textId="77777777" w:rsidR="00DE679D" w:rsidRDefault="00DE679D" w:rsidP="00B21ECD">
            <w:pPr>
              <w:jc w:val="both"/>
              <w:rPr>
                <w:rFonts w:ascii="Source Sans Pro" w:hAnsi="Source Sans Pro" w:cs="Calibri"/>
                <w:b/>
                <w:bCs/>
              </w:rPr>
            </w:pPr>
          </w:p>
          <w:p w14:paraId="2D6406BB" w14:textId="77777777" w:rsidR="00DE679D" w:rsidRDefault="00DE679D" w:rsidP="00DE679D">
            <w:pPr>
              <w:tabs>
                <w:tab w:val="left" w:pos="451"/>
              </w:tabs>
              <w:jc w:val="both"/>
              <w:rPr>
                <w:rFonts w:ascii="Source Sans Pro" w:hAnsi="Source Sans Pro" w:cs="Calibri"/>
                <w:b/>
                <w:bCs/>
              </w:rPr>
            </w:pPr>
          </w:p>
          <w:p w14:paraId="7D28D839" w14:textId="77777777" w:rsidR="00DE679D" w:rsidRDefault="00DE679D" w:rsidP="00B21ECD">
            <w:pPr>
              <w:jc w:val="both"/>
              <w:rPr>
                <w:rFonts w:ascii="Source Sans Pro" w:hAnsi="Source Sans Pro" w:cs="Calibri"/>
                <w:b/>
                <w:bCs/>
              </w:rPr>
            </w:pPr>
          </w:p>
          <w:p w14:paraId="58EEDF3E" w14:textId="17A0AC10" w:rsidR="00DE679D" w:rsidRPr="00E84595" w:rsidRDefault="00DE679D" w:rsidP="00B21ECD">
            <w:pPr>
              <w:jc w:val="both"/>
              <w:rPr>
                <w:rFonts w:ascii="Source Sans Pro" w:hAnsi="Source Sans Pro" w:cs="Calibri"/>
                <w:b/>
                <w:bCs/>
              </w:rPr>
            </w:pPr>
          </w:p>
        </w:tc>
        <w:tc>
          <w:tcPr>
            <w:tcW w:w="15743" w:type="dxa"/>
            <w:gridSpan w:val="2"/>
          </w:tcPr>
          <w:p w14:paraId="6D20018A" w14:textId="77777777" w:rsidR="00DE679D" w:rsidRPr="00E84595" w:rsidRDefault="00DE679D" w:rsidP="00B21ECD">
            <w:pPr>
              <w:jc w:val="both"/>
              <w:rPr>
                <w:rFonts w:ascii="Source Sans Pro" w:hAnsi="Source Sans Pro" w:cs="Calibri"/>
                <w:b/>
                <w:bCs/>
              </w:rPr>
            </w:pPr>
          </w:p>
        </w:tc>
      </w:tr>
      <w:tr w:rsidR="006839B9" w:rsidRPr="00922983" w14:paraId="6BF9F8E3" w14:textId="31589994" w:rsidTr="74605382">
        <w:trPr>
          <w:gridAfter w:val="4"/>
          <w:wAfter w:w="15898" w:type="dxa"/>
          <w:trHeight w:hRule="exact" w:val="8805"/>
        </w:trPr>
        <w:tc>
          <w:tcPr>
            <w:tcW w:w="12328" w:type="dxa"/>
            <w:gridSpan w:val="2"/>
            <w:vAlign w:val="center"/>
          </w:tcPr>
          <w:p w14:paraId="7CA0A4D6" w14:textId="3C5443EE" w:rsidR="006839B9" w:rsidRPr="00996233" w:rsidRDefault="00094E89" w:rsidP="002B166F">
            <w:pPr>
              <w:rPr>
                <w:b/>
              </w:rPr>
            </w:pPr>
            <w:r>
              <w:rPr>
                <w:rFonts w:ascii="Source Sans Pro" w:hAnsi="Source Sans Pro" w:cs="Calibri"/>
                <w:b/>
                <w:bCs/>
                <w:sz w:val="22"/>
                <w:szCs w:val="22"/>
              </w:rPr>
              <w:lastRenderedPageBreak/>
              <w:t>C</w:t>
            </w:r>
            <w:r w:rsidR="006839B9" w:rsidRPr="00996233">
              <w:rPr>
                <w:rFonts w:ascii="Source Sans Pro" w:hAnsi="Source Sans Pro" w:cs="Calibri"/>
                <w:b/>
                <w:bCs/>
                <w:sz w:val="22"/>
                <w:szCs w:val="22"/>
              </w:rPr>
              <w:t>larification of BMZ requirements for final project report</w:t>
            </w:r>
            <w:r w:rsidR="006839B9" w:rsidRPr="47493240">
              <w:rPr>
                <w:rFonts w:ascii="Source Sans Pro" w:hAnsi="Source Sans Pro" w:cs="Calibri"/>
                <w:b/>
                <w:bCs/>
                <w:sz w:val="22"/>
                <w:szCs w:val="22"/>
              </w:rPr>
              <w:t xml:space="preserve"> (P3851)</w:t>
            </w:r>
          </w:p>
          <w:p w14:paraId="39E094F0" w14:textId="77777777" w:rsidR="006839B9" w:rsidRPr="00B21ECD" w:rsidRDefault="006839B9" w:rsidP="002B166F">
            <w:pPr>
              <w:pStyle w:val="Listenabsatz"/>
              <w:numPr>
                <w:ilvl w:val="0"/>
                <w:numId w:val="18"/>
              </w:numPr>
              <w:rPr>
                <w:rFonts w:ascii="Source Sans Pro" w:hAnsi="Source Sans Pro" w:cs="Calibri"/>
              </w:rPr>
            </w:pPr>
            <w:r w:rsidRPr="00B21ECD">
              <w:rPr>
                <w:rFonts w:ascii="Source Sans Pro" w:hAnsi="Source Sans Pro" w:cs="Calibri"/>
              </w:rPr>
              <w:t>Lisa presented the donor requirements for the final project report (presentation was shared)</w:t>
            </w:r>
          </w:p>
          <w:p w14:paraId="77BE83F1" w14:textId="77777777" w:rsidR="006839B9" w:rsidRPr="00B21ECD" w:rsidRDefault="006839B9" w:rsidP="002B166F">
            <w:pPr>
              <w:pStyle w:val="Listenabsatz"/>
              <w:numPr>
                <w:ilvl w:val="0"/>
                <w:numId w:val="18"/>
              </w:numPr>
              <w:rPr>
                <w:rFonts w:ascii="Source Sans Pro" w:hAnsi="Source Sans Pro" w:cs="Calibri"/>
              </w:rPr>
            </w:pPr>
            <w:r w:rsidRPr="00B21ECD">
              <w:rPr>
                <w:rFonts w:ascii="Source Sans Pro" w:hAnsi="Source Sans Pro" w:cs="Calibri"/>
              </w:rPr>
              <w:t>Lisa will share template for final narrative report which includes guiding explanations and key questions for easier reference</w:t>
            </w:r>
          </w:p>
          <w:p w14:paraId="62D89CB3" w14:textId="77777777" w:rsidR="006839B9" w:rsidRPr="00B21ECD" w:rsidRDefault="006839B9" w:rsidP="002B166F">
            <w:pPr>
              <w:pStyle w:val="Listenabsatz"/>
              <w:numPr>
                <w:ilvl w:val="0"/>
                <w:numId w:val="18"/>
              </w:numPr>
              <w:rPr>
                <w:rFonts w:ascii="Source Sans Pro" w:hAnsi="Source Sans Pro" w:cs="Calibri"/>
              </w:rPr>
            </w:pPr>
            <w:r w:rsidRPr="00B21ECD">
              <w:rPr>
                <w:rFonts w:ascii="Source Sans Pro" w:hAnsi="Source Sans Pro" w:cs="Calibri"/>
              </w:rPr>
              <w:t>Only payment of final audit can be made after project end</w:t>
            </w:r>
          </w:p>
          <w:p w14:paraId="2B006B73" w14:textId="77777777" w:rsidR="006839B9" w:rsidRPr="00B21ECD" w:rsidRDefault="006839B9" w:rsidP="006839B9">
            <w:pPr>
              <w:pStyle w:val="Listenabsatz"/>
              <w:numPr>
                <w:ilvl w:val="0"/>
                <w:numId w:val="18"/>
              </w:numPr>
              <w:ind w:right="-4563"/>
              <w:rPr>
                <w:rFonts w:ascii="Source Sans Pro" w:hAnsi="Source Sans Pro" w:cs="Calibri"/>
              </w:rPr>
            </w:pPr>
            <w:r w:rsidRPr="00B21ECD">
              <w:rPr>
                <w:rFonts w:ascii="Source Sans Pro" w:hAnsi="Source Sans Pro" w:cs="Calibri"/>
              </w:rPr>
              <w:t>In case the balance of funds is &gt; 500 EUR at project end, these funds must be reimbursed to BMZ</w:t>
            </w:r>
          </w:p>
          <w:p w14:paraId="4A26EE3F" w14:textId="77777777" w:rsidR="006839B9" w:rsidRPr="00B21ECD" w:rsidRDefault="006839B9" w:rsidP="002B166F">
            <w:pPr>
              <w:pStyle w:val="Listenabsatz"/>
              <w:numPr>
                <w:ilvl w:val="0"/>
                <w:numId w:val="18"/>
              </w:numPr>
              <w:rPr>
                <w:rFonts w:ascii="Source Sans Pro" w:hAnsi="Source Sans Pro" w:cs="Calibri"/>
              </w:rPr>
            </w:pPr>
            <w:r w:rsidRPr="00B21ECD">
              <w:rPr>
                <w:rFonts w:ascii="Source Sans Pro" w:hAnsi="Source Sans Pro" w:cs="Calibri"/>
              </w:rPr>
              <w:t>Timeline: final project report should be shared with CBM by June 30, 2022</w:t>
            </w:r>
          </w:p>
          <w:p w14:paraId="528ECE10" w14:textId="77777777" w:rsidR="006839B9" w:rsidRPr="00B21ECD" w:rsidRDefault="006839B9" w:rsidP="002B166F">
            <w:pPr>
              <w:pStyle w:val="Listenabsatz"/>
              <w:numPr>
                <w:ilvl w:val="0"/>
                <w:numId w:val="18"/>
              </w:numPr>
              <w:rPr>
                <w:rFonts w:ascii="Source Sans Pro" w:hAnsi="Source Sans Pro" w:cs="Calibri"/>
              </w:rPr>
            </w:pPr>
            <w:r w:rsidRPr="00B21ECD">
              <w:rPr>
                <w:rFonts w:ascii="Source Sans Pro" w:hAnsi="Source Sans Pro" w:cs="Calibri"/>
              </w:rPr>
              <w:t xml:space="preserve">Appendices to be submitted: audit report (both in soft and hard copy) and auditor’s certifying letter, final evaluation report, inventory list, </w:t>
            </w:r>
            <w:proofErr w:type="gramStart"/>
            <w:r w:rsidRPr="00B21ECD">
              <w:rPr>
                <w:rFonts w:ascii="Source Sans Pro" w:hAnsi="Source Sans Pro" w:cs="Calibri"/>
              </w:rPr>
              <w:t>time-sheets</w:t>
            </w:r>
            <w:proofErr w:type="gramEnd"/>
            <w:r w:rsidRPr="00B21ECD">
              <w:rPr>
                <w:rFonts w:ascii="Source Sans Pro" w:hAnsi="Source Sans Pro" w:cs="Calibri"/>
              </w:rPr>
              <w:t xml:space="preserve"> for partially financed staff</w:t>
            </w:r>
          </w:p>
          <w:p w14:paraId="4B841A39" w14:textId="77777777" w:rsidR="006839B9" w:rsidRPr="00B21ECD" w:rsidRDefault="006839B9" w:rsidP="002B166F">
            <w:pPr>
              <w:pStyle w:val="Listenabsatz"/>
              <w:numPr>
                <w:ilvl w:val="0"/>
                <w:numId w:val="18"/>
              </w:numPr>
              <w:rPr>
                <w:rFonts w:ascii="Source Sans Pro" w:hAnsi="Source Sans Pro" w:cs="Calibri"/>
              </w:rPr>
            </w:pPr>
            <w:r w:rsidRPr="00B21ECD">
              <w:rPr>
                <w:rFonts w:ascii="Source Sans Pro" w:hAnsi="Source Sans Pro" w:cs="Calibri"/>
              </w:rPr>
              <w:t xml:space="preserve">All documents </w:t>
            </w:r>
            <w:proofErr w:type="gramStart"/>
            <w:r w:rsidRPr="00B21ECD">
              <w:rPr>
                <w:rFonts w:ascii="Source Sans Pro" w:hAnsi="Source Sans Pro" w:cs="Calibri"/>
              </w:rPr>
              <w:t>have to</w:t>
            </w:r>
            <w:proofErr w:type="gramEnd"/>
            <w:r w:rsidRPr="00B21ECD">
              <w:rPr>
                <w:rFonts w:ascii="Source Sans Pro" w:hAnsi="Source Sans Pro" w:cs="Calibri"/>
              </w:rPr>
              <w:t xml:space="preserve"> be kept for 10 years after submission of final report: until end of 2032</w:t>
            </w:r>
          </w:p>
          <w:p w14:paraId="25EED174" w14:textId="77777777" w:rsidR="006839B9" w:rsidRPr="00D30C4B" w:rsidRDefault="006839B9" w:rsidP="002B166F">
            <w:pPr>
              <w:rPr>
                <w:rFonts w:ascii="Source Sans Pro" w:hAnsi="Source Sans Pro" w:cs="Calibri"/>
                <w:sz w:val="22"/>
                <w:szCs w:val="22"/>
              </w:rPr>
            </w:pPr>
          </w:p>
          <w:p w14:paraId="55E61353" w14:textId="77777777" w:rsidR="006839B9" w:rsidRPr="00996233" w:rsidRDefault="006839B9" w:rsidP="002B166F">
            <w:pPr>
              <w:rPr>
                <w:b/>
              </w:rPr>
            </w:pPr>
            <w:r w:rsidRPr="00996233">
              <w:rPr>
                <w:rFonts w:ascii="Source Sans Pro" w:hAnsi="Source Sans Pro" w:cs="Calibri"/>
                <w:b/>
                <w:bCs/>
                <w:sz w:val="22"/>
                <w:szCs w:val="22"/>
              </w:rPr>
              <w:t>Discussion of potential scale up ENT project</w:t>
            </w:r>
            <w:r w:rsidRPr="47493240">
              <w:rPr>
                <w:rFonts w:ascii="Source Sans Pro" w:hAnsi="Source Sans Pro" w:cs="Calibri"/>
                <w:b/>
                <w:bCs/>
                <w:sz w:val="22"/>
                <w:szCs w:val="22"/>
              </w:rPr>
              <w:t xml:space="preserve"> (P3851)</w:t>
            </w:r>
          </w:p>
          <w:p w14:paraId="76803C3A" w14:textId="77777777" w:rsidR="006839B9" w:rsidRPr="00B21ECD" w:rsidRDefault="006839B9" w:rsidP="002B166F">
            <w:pPr>
              <w:pStyle w:val="Listenabsatz"/>
              <w:numPr>
                <w:ilvl w:val="0"/>
                <w:numId w:val="18"/>
              </w:numPr>
              <w:rPr>
                <w:rFonts w:ascii="Source Sans Pro" w:hAnsi="Source Sans Pro" w:cs="Calibri"/>
              </w:rPr>
            </w:pPr>
            <w:r w:rsidRPr="00B21ECD">
              <w:rPr>
                <w:rFonts w:ascii="Source Sans Pro" w:hAnsi="Source Sans Pro" w:cs="Calibri"/>
              </w:rPr>
              <w:t>For now, please focus on the strengthening of activities and increase of sustainability of measures as well as preparation of high-quality final project report</w:t>
            </w:r>
          </w:p>
          <w:p w14:paraId="30937E8C" w14:textId="617B8034" w:rsidR="006839B9" w:rsidRPr="00B21ECD" w:rsidRDefault="005E4E2C" w:rsidP="002B166F">
            <w:pPr>
              <w:pStyle w:val="Listenabsatz"/>
              <w:numPr>
                <w:ilvl w:val="0"/>
                <w:numId w:val="18"/>
              </w:numPr>
              <w:rPr>
                <w:rFonts w:ascii="Source Sans Pro" w:hAnsi="Source Sans Pro" w:cs="Calibri"/>
              </w:rPr>
            </w:pPr>
            <w:r>
              <w:rPr>
                <w:noProof/>
              </w:rPr>
              <w:drawing>
                <wp:anchor distT="0" distB="0" distL="114300" distR="114300" simplePos="0" relativeHeight="251658240" behindDoc="0" locked="0" layoutInCell="1" allowOverlap="1" wp14:anchorId="0E077976" wp14:editId="1E23E1BB">
                  <wp:simplePos x="0" y="0"/>
                  <wp:positionH relativeFrom="column">
                    <wp:posOffset>-132080</wp:posOffset>
                  </wp:positionH>
                  <wp:positionV relativeFrom="paragraph">
                    <wp:posOffset>75565</wp:posOffset>
                  </wp:positionV>
                  <wp:extent cx="2914015" cy="2185035"/>
                  <wp:effectExtent l="2540" t="0" r="3175" b="3175"/>
                  <wp:wrapNone/>
                  <wp:docPr id="2" name="Grafik 2" descr="Ein Bild, das drinnen, Kleid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drinnen, Kleidung enthält.&#10;&#10;Automatisch generierte Beschreibu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2914015" cy="2185035"/>
                          </a:xfrm>
                          <a:prstGeom prst="rect">
                            <a:avLst/>
                          </a:prstGeom>
                          <a:noFill/>
                          <a:ln>
                            <a:noFill/>
                          </a:ln>
                        </pic:spPr>
                      </pic:pic>
                    </a:graphicData>
                  </a:graphic>
                  <wp14:sizeRelH relativeFrom="page">
                    <wp14:pctWidth>0</wp14:pctWidth>
                  </wp14:sizeRelH>
                  <wp14:sizeRelV relativeFrom="page">
                    <wp14:pctHeight>0</wp14:pctHeight>
                  </wp14:sizeRelV>
                </wp:anchor>
              </w:drawing>
            </w:r>
            <w:r w:rsidR="006839B9" w:rsidRPr="00B21ECD">
              <w:rPr>
                <w:rFonts w:ascii="Source Sans Pro" w:hAnsi="Source Sans Pro" w:cs="Calibri"/>
              </w:rPr>
              <w:t>Discussion on new project ideas with initiative and CBM CO</w:t>
            </w:r>
          </w:p>
          <w:p w14:paraId="256A95E8" w14:textId="770E7341" w:rsidR="006839B9" w:rsidRPr="00B21ECD" w:rsidRDefault="006839B9" w:rsidP="002B166F">
            <w:pPr>
              <w:pStyle w:val="Listenabsatz"/>
              <w:numPr>
                <w:ilvl w:val="0"/>
                <w:numId w:val="18"/>
              </w:numPr>
              <w:rPr>
                <w:rFonts w:ascii="Source Sans Pro" w:hAnsi="Source Sans Pro" w:cs="Calibri"/>
              </w:rPr>
            </w:pPr>
            <w:r w:rsidRPr="00B21ECD">
              <w:rPr>
                <w:rFonts w:ascii="Source Sans Pro" w:hAnsi="Source Sans Pro" w:cs="Calibri"/>
              </w:rPr>
              <w:t xml:space="preserve">CBM Regional Director and Regional </w:t>
            </w:r>
            <w:proofErr w:type="spellStart"/>
            <w:r w:rsidRPr="00B21ECD">
              <w:rPr>
                <w:rFonts w:ascii="Source Sans Pro" w:hAnsi="Source Sans Pro" w:cs="Calibri"/>
              </w:rPr>
              <w:t>Programme</w:t>
            </w:r>
            <w:proofErr w:type="spellEnd"/>
            <w:r w:rsidRPr="00B21ECD">
              <w:rPr>
                <w:rFonts w:ascii="Source Sans Pro" w:hAnsi="Source Sans Pro" w:cs="Calibri"/>
              </w:rPr>
              <w:t xml:space="preserve"> Manager will decide on countries which can submit project ideas for BMZ planning list</w:t>
            </w:r>
          </w:p>
          <w:p w14:paraId="05059EFB" w14:textId="580058BE" w:rsidR="006839B9" w:rsidRPr="00D30C4B" w:rsidRDefault="006839B9" w:rsidP="002B166F">
            <w:pPr>
              <w:rPr>
                <w:rFonts w:ascii="Source Sans Pro" w:hAnsi="Source Sans Pro" w:cs="Calibri"/>
                <w:sz w:val="22"/>
                <w:szCs w:val="22"/>
              </w:rPr>
            </w:pPr>
          </w:p>
          <w:p w14:paraId="5B0A49CA" w14:textId="77777777" w:rsidR="006839B9" w:rsidRPr="00D30C4B" w:rsidRDefault="006839B9" w:rsidP="00383A45">
            <w:pPr>
              <w:rPr>
                <w:rFonts w:ascii="Source Sans Pro" w:hAnsi="Source Sans Pro" w:cs="Calibri"/>
                <w:b/>
                <w:bCs/>
                <w:sz w:val="22"/>
                <w:szCs w:val="22"/>
              </w:rPr>
            </w:pPr>
            <w:r w:rsidRPr="00D30C4B">
              <w:rPr>
                <w:rFonts w:ascii="Source Sans Pro" w:hAnsi="Source Sans Pro" w:cs="Calibri"/>
                <w:b/>
                <w:bCs/>
                <w:sz w:val="22"/>
                <w:szCs w:val="22"/>
              </w:rPr>
              <w:t xml:space="preserve">19th </w:t>
            </w:r>
            <w:proofErr w:type="gramStart"/>
            <w:r w:rsidRPr="00D30C4B">
              <w:rPr>
                <w:rFonts w:ascii="Source Sans Pro" w:hAnsi="Source Sans Pro" w:cs="Calibri"/>
                <w:b/>
                <w:bCs/>
                <w:sz w:val="22"/>
                <w:szCs w:val="22"/>
              </w:rPr>
              <w:t>November,</w:t>
            </w:r>
            <w:proofErr w:type="gramEnd"/>
            <w:r w:rsidRPr="00D30C4B">
              <w:rPr>
                <w:rFonts w:ascii="Source Sans Pro" w:hAnsi="Source Sans Pro" w:cs="Calibri"/>
                <w:b/>
                <w:bCs/>
                <w:sz w:val="22"/>
                <w:szCs w:val="22"/>
              </w:rPr>
              <w:t xml:space="preserve"> 2021:</w:t>
            </w:r>
          </w:p>
          <w:p w14:paraId="34BDAC17" w14:textId="3AD4CE8C" w:rsidR="006839B9" w:rsidRPr="00996233" w:rsidRDefault="006839B9" w:rsidP="00383A45">
            <w:pPr>
              <w:rPr>
                <w:b/>
              </w:rPr>
            </w:pPr>
            <w:r w:rsidRPr="00996233">
              <w:rPr>
                <w:rFonts w:ascii="Source Sans Pro" w:hAnsi="Source Sans Pro" w:cs="Calibri"/>
                <w:b/>
                <w:bCs/>
                <w:sz w:val="22"/>
                <w:szCs w:val="22"/>
              </w:rPr>
              <w:t>Close out meeting and wrap up</w:t>
            </w:r>
            <w:r w:rsidRPr="47493240">
              <w:rPr>
                <w:rFonts w:ascii="Source Sans Pro" w:hAnsi="Source Sans Pro" w:cs="Calibri"/>
                <w:b/>
                <w:bCs/>
                <w:sz w:val="22"/>
                <w:szCs w:val="22"/>
              </w:rPr>
              <w:t xml:space="preserve"> (P3851)</w:t>
            </w:r>
          </w:p>
          <w:p w14:paraId="6B7FC2CC" w14:textId="3A4FC325" w:rsidR="006839B9" w:rsidRPr="00B21ECD" w:rsidRDefault="006839B9" w:rsidP="00383A45">
            <w:pPr>
              <w:pStyle w:val="Listenabsatz"/>
              <w:numPr>
                <w:ilvl w:val="0"/>
                <w:numId w:val="21"/>
              </w:numPr>
              <w:jc w:val="both"/>
              <w:rPr>
                <w:rFonts w:ascii="Source Sans Pro" w:hAnsi="Source Sans Pro" w:cs="Calibri"/>
              </w:rPr>
            </w:pPr>
            <w:r w:rsidRPr="00B21ECD">
              <w:rPr>
                <w:rFonts w:ascii="Source Sans Pro" w:hAnsi="Source Sans Pro" w:cs="Calibri"/>
              </w:rPr>
              <w:t>THANK YOU for organizing this monitoring visit – very helpful to understand the dynamics and challenges experienced during implementation as well as all the achievements made</w:t>
            </w:r>
          </w:p>
          <w:p w14:paraId="1F610126" w14:textId="77777777" w:rsidR="006839B9" w:rsidRPr="00B21ECD" w:rsidRDefault="006839B9" w:rsidP="00383A45">
            <w:pPr>
              <w:pStyle w:val="Listenabsatz"/>
              <w:numPr>
                <w:ilvl w:val="0"/>
                <w:numId w:val="21"/>
              </w:numPr>
              <w:jc w:val="both"/>
              <w:rPr>
                <w:rFonts w:ascii="Source Sans Pro" w:hAnsi="Source Sans Pro" w:cs="Calibri"/>
              </w:rPr>
            </w:pPr>
            <w:r w:rsidRPr="00B21ECD">
              <w:rPr>
                <w:rFonts w:ascii="Source Sans Pro" w:hAnsi="Source Sans Pro" w:cs="Calibri"/>
              </w:rPr>
              <w:t>Dr. Uta would like to support ENT expert from Tigray, Ethiopia in coming to Lusaka to work for BCH</w:t>
            </w:r>
          </w:p>
          <w:p w14:paraId="6775DE27" w14:textId="33054490" w:rsidR="006839B9" w:rsidRPr="00B21ECD" w:rsidRDefault="006839B9" w:rsidP="00383A45">
            <w:pPr>
              <w:pStyle w:val="Listenabsatz"/>
              <w:numPr>
                <w:ilvl w:val="0"/>
                <w:numId w:val="21"/>
              </w:numPr>
              <w:jc w:val="both"/>
              <w:rPr>
                <w:rFonts w:ascii="Source Sans Pro" w:hAnsi="Source Sans Pro" w:cs="Calibri"/>
              </w:rPr>
            </w:pPr>
            <w:r w:rsidRPr="00B21ECD">
              <w:rPr>
                <w:rFonts w:ascii="Source Sans Pro" w:hAnsi="Source Sans Pro" w:cs="Calibri"/>
              </w:rPr>
              <w:t>Even though advocacy is not part of BCH’s core business, the team has done a remarkable job</w:t>
            </w:r>
          </w:p>
          <w:p w14:paraId="2FD865B8" w14:textId="77777777" w:rsidR="006839B9" w:rsidRPr="00B21ECD" w:rsidRDefault="006839B9" w:rsidP="00383A45">
            <w:pPr>
              <w:pStyle w:val="Listenabsatz"/>
              <w:numPr>
                <w:ilvl w:val="0"/>
                <w:numId w:val="21"/>
              </w:numPr>
              <w:jc w:val="both"/>
              <w:rPr>
                <w:rFonts w:ascii="Source Sans Pro" w:hAnsi="Source Sans Pro" w:cs="Calibri"/>
              </w:rPr>
            </w:pPr>
            <w:r w:rsidRPr="00B21ECD">
              <w:rPr>
                <w:rFonts w:ascii="Source Sans Pro" w:hAnsi="Source Sans Pro" w:cs="Calibri"/>
              </w:rPr>
              <w:t>Publication of information about ENT impairments and services as well as community work is important</w:t>
            </w:r>
          </w:p>
          <w:p w14:paraId="1BC31EBC" w14:textId="7F713F2D" w:rsidR="006839B9" w:rsidRPr="00B21ECD" w:rsidRDefault="006839B9" w:rsidP="00383A45">
            <w:pPr>
              <w:pStyle w:val="Listenabsatz"/>
              <w:numPr>
                <w:ilvl w:val="0"/>
                <w:numId w:val="21"/>
              </w:numPr>
              <w:jc w:val="both"/>
              <w:rPr>
                <w:rFonts w:ascii="Source Sans Pro" w:hAnsi="Source Sans Pro" w:cs="Calibri"/>
              </w:rPr>
            </w:pPr>
            <w:r w:rsidRPr="00B21ECD">
              <w:rPr>
                <w:rFonts w:ascii="Source Sans Pro" w:hAnsi="Source Sans Pro" w:cs="Calibri"/>
              </w:rPr>
              <w:t>Continue discussion on how sustainability of services can further be increased</w:t>
            </w:r>
          </w:p>
          <w:p w14:paraId="277ED270" w14:textId="77777777" w:rsidR="006839B9" w:rsidRDefault="006839B9" w:rsidP="00383A45">
            <w:pPr>
              <w:pStyle w:val="Listenabsatz"/>
              <w:numPr>
                <w:ilvl w:val="0"/>
                <w:numId w:val="21"/>
              </w:numPr>
              <w:jc w:val="both"/>
              <w:rPr>
                <w:rFonts w:ascii="Source Sans Pro" w:hAnsi="Source Sans Pro" w:cs="Calibri"/>
              </w:rPr>
            </w:pPr>
            <w:r w:rsidRPr="00B21ECD">
              <w:rPr>
                <w:rFonts w:ascii="Source Sans Pro" w:hAnsi="Source Sans Pro" w:cs="Calibri"/>
              </w:rPr>
              <w:t>Issues with CBM MYP development (follow-up project of P3589) should be resolved as soon as possible</w:t>
            </w:r>
          </w:p>
          <w:p w14:paraId="25820382" w14:textId="2209AB32" w:rsidR="00094E89" w:rsidRPr="00094E89" w:rsidRDefault="006839B9" w:rsidP="00094E89">
            <w:pPr>
              <w:pStyle w:val="Listenabsatz"/>
              <w:numPr>
                <w:ilvl w:val="0"/>
                <w:numId w:val="21"/>
              </w:numPr>
              <w:jc w:val="both"/>
              <w:rPr>
                <w:rFonts w:ascii="Source Sans Pro" w:hAnsi="Source Sans Pro" w:cs="Calibri"/>
              </w:rPr>
            </w:pPr>
            <w:r>
              <w:rPr>
                <w:rFonts w:ascii="Source Sans Pro" w:hAnsi="Source Sans Pro" w:cs="Calibri"/>
              </w:rPr>
              <w:t xml:space="preserve">Continue improving communication between CO and BCH with preferably monthly/bi-monthly meetings of ALL involved. With regular meetings, communication gaps can be recognized </w:t>
            </w:r>
            <w:r w:rsidR="00853A63">
              <w:rPr>
                <w:rFonts w:ascii="Source Sans Pro" w:hAnsi="Source Sans Pro" w:cs="Calibri"/>
              </w:rPr>
              <w:t>earlier,</w:t>
            </w:r>
            <w:r>
              <w:rPr>
                <w:rFonts w:ascii="Source Sans Pro" w:hAnsi="Source Sans Pro" w:cs="Calibri"/>
              </w:rPr>
              <w:t xml:space="preserve"> and the information can be shared with everybody (which seems as it has sometimes been a challenge)</w:t>
            </w:r>
          </w:p>
          <w:p w14:paraId="733AF889" w14:textId="51F99856" w:rsidR="006839B9" w:rsidRDefault="006839B9" w:rsidP="00383A45">
            <w:pPr>
              <w:pStyle w:val="Listenabsatz"/>
              <w:numPr>
                <w:ilvl w:val="0"/>
                <w:numId w:val="21"/>
              </w:numPr>
              <w:jc w:val="both"/>
              <w:rPr>
                <w:rFonts w:ascii="Source Sans Pro" w:hAnsi="Source Sans Pro" w:cs="Calibri"/>
              </w:rPr>
            </w:pPr>
            <w:r w:rsidRPr="00B21ECD">
              <w:rPr>
                <w:rFonts w:ascii="Source Sans Pro" w:hAnsi="Source Sans Pro" w:cs="Calibri"/>
              </w:rPr>
              <w:t>Presentation of ENT prevalence survey and publication will also raise awareness for importance of ENT services</w:t>
            </w:r>
          </w:p>
          <w:p w14:paraId="29074C41" w14:textId="78999881" w:rsidR="00094E89" w:rsidRPr="00094E89" w:rsidRDefault="00094E89" w:rsidP="00094E89">
            <w:pPr>
              <w:pStyle w:val="Listenabsatz"/>
              <w:numPr>
                <w:ilvl w:val="0"/>
                <w:numId w:val="21"/>
              </w:numPr>
              <w:jc w:val="both"/>
              <w:rPr>
                <w:rFonts w:ascii="Source Sans Pro" w:hAnsi="Source Sans Pro" w:cs="Calibri"/>
              </w:rPr>
            </w:pPr>
            <w:r w:rsidRPr="00B21ECD">
              <w:rPr>
                <w:rFonts w:ascii="Source Sans Pro" w:hAnsi="Source Sans Pro" w:cs="Calibri"/>
              </w:rPr>
              <w:t>Hand-over ceremony will be combined with dissemination launch, BCH starts involvement with MoH and discusses timeline (possibly around March 2022), participation of Dr. Uta and CBM Project Delivery would be desirable</w:t>
            </w:r>
          </w:p>
        </w:tc>
        <w:tc>
          <w:tcPr>
            <w:tcW w:w="3260" w:type="dxa"/>
            <w:gridSpan w:val="2"/>
            <w:vAlign w:val="center"/>
          </w:tcPr>
          <w:p w14:paraId="38907015" w14:textId="77777777" w:rsidR="006839B9" w:rsidRDefault="006839B9" w:rsidP="00117523">
            <w:pPr>
              <w:rPr>
                <w:rFonts w:ascii="Source Sans Pro" w:hAnsi="Source Sans Pro"/>
                <w:b/>
                <w:color w:val="000000" w:themeColor="text1"/>
                <w:sz w:val="22"/>
                <w:szCs w:val="22"/>
              </w:rPr>
            </w:pPr>
          </w:p>
          <w:p w14:paraId="76E5AA95" w14:textId="77777777" w:rsidR="006839B9" w:rsidRDefault="006839B9" w:rsidP="00117523">
            <w:pPr>
              <w:rPr>
                <w:rFonts w:ascii="Source Sans Pro" w:hAnsi="Source Sans Pro"/>
                <w:b/>
                <w:color w:val="000000" w:themeColor="text1"/>
                <w:sz w:val="22"/>
                <w:szCs w:val="22"/>
              </w:rPr>
            </w:pPr>
          </w:p>
          <w:p w14:paraId="7233441B" w14:textId="3D5DA843" w:rsidR="006839B9" w:rsidRDefault="00094E89" w:rsidP="00117523">
            <w:pPr>
              <w:rPr>
                <w:rFonts w:ascii="Source Sans Pro" w:hAnsi="Source Sans Pro"/>
                <w:b/>
                <w:color w:val="000000" w:themeColor="text1"/>
                <w:sz w:val="22"/>
                <w:szCs w:val="22"/>
              </w:rPr>
            </w:pPr>
            <w:r w:rsidRPr="00E84595">
              <w:rPr>
                <w:rFonts w:ascii="Source Sans Pro" w:hAnsi="Source Sans Pro" w:cs="Calibri"/>
                <w:b/>
                <w:bCs/>
              </w:rPr>
              <w:t>L</w:t>
            </w:r>
            <w:r>
              <w:rPr>
                <w:rFonts w:ascii="Source Sans Pro" w:hAnsi="Source Sans Pro" w:cs="Calibri"/>
                <w:b/>
                <w:bCs/>
              </w:rPr>
              <w:t>i</w:t>
            </w:r>
            <w:r w:rsidRPr="00E84595">
              <w:rPr>
                <w:rFonts w:ascii="Source Sans Pro" w:hAnsi="Source Sans Pro" w:cs="Calibri"/>
                <w:b/>
                <w:bCs/>
              </w:rPr>
              <w:t xml:space="preserve">sa: </w:t>
            </w:r>
            <w:r w:rsidRPr="00E84595">
              <w:rPr>
                <w:rFonts w:ascii="Source Sans Pro" w:hAnsi="Source Sans Pro" w:cs="Calibri"/>
              </w:rPr>
              <w:t>to share template for final narrative report – January 31, 2022</w:t>
            </w:r>
          </w:p>
          <w:p w14:paraId="364D327E" w14:textId="0CB5974C" w:rsidR="006839B9" w:rsidRDefault="006839B9" w:rsidP="006839B9">
            <w:pPr>
              <w:ind w:firstLine="4354"/>
              <w:rPr>
                <w:rFonts w:ascii="Source Sans Pro" w:hAnsi="Source Sans Pro"/>
                <w:b/>
                <w:color w:val="000000" w:themeColor="text1"/>
                <w:sz w:val="22"/>
                <w:szCs w:val="22"/>
              </w:rPr>
            </w:pPr>
          </w:p>
          <w:p w14:paraId="17D44227" w14:textId="77777777" w:rsidR="006839B9" w:rsidRDefault="006839B9" w:rsidP="00117523">
            <w:pPr>
              <w:rPr>
                <w:rFonts w:ascii="Source Sans Pro" w:hAnsi="Source Sans Pro"/>
                <w:b/>
                <w:color w:val="000000" w:themeColor="text1"/>
                <w:sz w:val="22"/>
                <w:szCs w:val="22"/>
              </w:rPr>
            </w:pPr>
          </w:p>
          <w:p w14:paraId="5B922958" w14:textId="77777777" w:rsidR="006839B9" w:rsidRDefault="006839B9" w:rsidP="00117523">
            <w:pPr>
              <w:rPr>
                <w:rFonts w:ascii="Source Sans Pro" w:hAnsi="Source Sans Pro"/>
                <w:b/>
                <w:color w:val="000000" w:themeColor="text1"/>
                <w:sz w:val="22"/>
                <w:szCs w:val="22"/>
              </w:rPr>
            </w:pPr>
          </w:p>
          <w:p w14:paraId="35E46E09" w14:textId="77777777" w:rsidR="006839B9" w:rsidRDefault="006839B9" w:rsidP="00117523">
            <w:pPr>
              <w:rPr>
                <w:rFonts w:ascii="Source Sans Pro" w:hAnsi="Source Sans Pro"/>
                <w:b/>
                <w:color w:val="000000" w:themeColor="text1"/>
                <w:sz w:val="22"/>
                <w:szCs w:val="22"/>
              </w:rPr>
            </w:pPr>
          </w:p>
          <w:p w14:paraId="1219CBD2" w14:textId="28D342DF" w:rsidR="006839B9" w:rsidRDefault="006839B9" w:rsidP="00117523">
            <w:pPr>
              <w:rPr>
                <w:rFonts w:ascii="Source Sans Pro" w:hAnsi="Source Sans Pro"/>
                <w:b/>
                <w:color w:val="000000" w:themeColor="text1"/>
                <w:sz w:val="22"/>
                <w:szCs w:val="22"/>
              </w:rPr>
            </w:pPr>
          </w:p>
          <w:p w14:paraId="415AB47C" w14:textId="77777777" w:rsidR="006839B9" w:rsidRDefault="006839B9" w:rsidP="00117523">
            <w:pPr>
              <w:rPr>
                <w:rFonts w:ascii="Source Sans Pro" w:hAnsi="Source Sans Pro"/>
                <w:b/>
                <w:color w:val="000000" w:themeColor="text1"/>
                <w:sz w:val="22"/>
                <w:szCs w:val="22"/>
              </w:rPr>
            </w:pPr>
          </w:p>
          <w:p w14:paraId="3190A815" w14:textId="77777777" w:rsidR="006839B9" w:rsidRDefault="006839B9" w:rsidP="00117523">
            <w:pPr>
              <w:rPr>
                <w:rFonts w:ascii="Source Sans Pro" w:hAnsi="Source Sans Pro"/>
                <w:b/>
                <w:color w:val="000000" w:themeColor="text1"/>
                <w:sz w:val="22"/>
                <w:szCs w:val="22"/>
              </w:rPr>
            </w:pPr>
          </w:p>
          <w:p w14:paraId="5D61A3E7" w14:textId="77777777" w:rsidR="006839B9" w:rsidRDefault="006839B9" w:rsidP="00117523">
            <w:pPr>
              <w:rPr>
                <w:rFonts w:ascii="Source Sans Pro" w:hAnsi="Source Sans Pro"/>
                <w:b/>
                <w:color w:val="000000" w:themeColor="text1"/>
                <w:sz w:val="22"/>
                <w:szCs w:val="22"/>
              </w:rPr>
            </w:pPr>
          </w:p>
          <w:p w14:paraId="0ED7EEB3" w14:textId="77777777" w:rsidR="006839B9" w:rsidRDefault="006839B9" w:rsidP="00117523">
            <w:pPr>
              <w:rPr>
                <w:rFonts w:ascii="Source Sans Pro" w:hAnsi="Source Sans Pro"/>
                <w:b/>
                <w:color w:val="000000" w:themeColor="text1"/>
                <w:sz w:val="22"/>
                <w:szCs w:val="22"/>
              </w:rPr>
            </w:pPr>
          </w:p>
          <w:p w14:paraId="7A047984" w14:textId="77777777" w:rsidR="006839B9" w:rsidRDefault="006839B9" w:rsidP="00117523">
            <w:pPr>
              <w:rPr>
                <w:rFonts w:ascii="Source Sans Pro" w:hAnsi="Source Sans Pro"/>
                <w:b/>
                <w:color w:val="000000" w:themeColor="text1"/>
                <w:sz w:val="22"/>
                <w:szCs w:val="22"/>
              </w:rPr>
            </w:pPr>
          </w:p>
          <w:p w14:paraId="344D073F" w14:textId="77777777" w:rsidR="006839B9" w:rsidRDefault="006839B9" w:rsidP="00117523">
            <w:pPr>
              <w:rPr>
                <w:rFonts w:ascii="Source Sans Pro" w:hAnsi="Source Sans Pro"/>
                <w:b/>
                <w:color w:val="000000" w:themeColor="text1"/>
                <w:sz w:val="22"/>
                <w:szCs w:val="22"/>
              </w:rPr>
            </w:pPr>
          </w:p>
          <w:p w14:paraId="6792C15F" w14:textId="77777777" w:rsidR="006839B9" w:rsidRDefault="006839B9" w:rsidP="00117523">
            <w:pPr>
              <w:rPr>
                <w:rFonts w:ascii="Source Sans Pro" w:hAnsi="Source Sans Pro"/>
                <w:b/>
                <w:color w:val="000000" w:themeColor="text1"/>
                <w:sz w:val="22"/>
                <w:szCs w:val="22"/>
              </w:rPr>
            </w:pPr>
          </w:p>
          <w:p w14:paraId="261F1083" w14:textId="77777777" w:rsidR="006839B9" w:rsidRDefault="006839B9" w:rsidP="00117523">
            <w:pPr>
              <w:rPr>
                <w:rFonts w:ascii="Source Sans Pro" w:hAnsi="Source Sans Pro"/>
                <w:b/>
                <w:color w:val="000000" w:themeColor="text1"/>
                <w:sz w:val="22"/>
                <w:szCs w:val="22"/>
              </w:rPr>
            </w:pPr>
          </w:p>
          <w:p w14:paraId="11C4D626" w14:textId="77777777" w:rsidR="006839B9" w:rsidRDefault="006839B9" w:rsidP="00117523">
            <w:pPr>
              <w:rPr>
                <w:rFonts w:ascii="Source Sans Pro" w:hAnsi="Source Sans Pro"/>
                <w:b/>
                <w:color w:val="000000" w:themeColor="text1"/>
                <w:sz w:val="22"/>
                <w:szCs w:val="22"/>
              </w:rPr>
            </w:pPr>
          </w:p>
          <w:p w14:paraId="1E0313AA" w14:textId="51A47842" w:rsidR="006839B9" w:rsidRDefault="006839B9" w:rsidP="00117523">
            <w:pPr>
              <w:rPr>
                <w:rFonts w:ascii="Source Sans Pro" w:hAnsi="Source Sans Pro"/>
                <w:b/>
                <w:color w:val="000000" w:themeColor="text1"/>
                <w:sz w:val="22"/>
                <w:szCs w:val="22"/>
              </w:rPr>
            </w:pPr>
          </w:p>
          <w:p w14:paraId="25A5ACE0" w14:textId="77777777" w:rsidR="006839B9" w:rsidRDefault="006839B9" w:rsidP="00117523">
            <w:pPr>
              <w:rPr>
                <w:rFonts w:ascii="Source Sans Pro" w:hAnsi="Source Sans Pro"/>
                <w:b/>
                <w:color w:val="000000" w:themeColor="text1"/>
                <w:sz w:val="22"/>
                <w:szCs w:val="22"/>
              </w:rPr>
            </w:pPr>
          </w:p>
          <w:p w14:paraId="401C64FC" w14:textId="323C3B88" w:rsidR="006839B9" w:rsidRDefault="006839B9" w:rsidP="00117523">
            <w:pPr>
              <w:rPr>
                <w:rFonts w:ascii="Source Sans Pro" w:hAnsi="Source Sans Pro"/>
                <w:b/>
                <w:color w:val="000000" w:themeColor="text1"/>
                <w:sz w:val="22"/>
                <w:szCs w:val="22"/>
              </w:rPr>
            </w:pPr>
          </w:p>
          <w:p w14:paraId="47573F24" w14:textId="77777777" w:rsidR="006839B9" w:rsidRDefault="006839B9" w:rsidP="00117523">
            <w:pPr>
              <w:rPr>
                <w:rFonts w:ascii="Source Sans Pro" w:hAnsi="Source Sans Pro"/>
                <w:b/>
                <w:color w:val="000000" w:themeColor="text1"/>
                <w:sz w:val="22"/>
                <w:szCs w:val="22"/>
              </w:rPr>
            </w:pPr>
          </w:p>
          <w:p w14:paraId="0B48F9FD" w14:textId="77777777" w:rsidR="006839B9" w:rsidRDefault="006839B9" w:rsidP="00117523">
            <w:pPr>
              <w:rPr>
                <w:rFonts w:ascii="Source Sans Pro" w:hAnsi="Source Sans Pro"/>
                <w:b/>
                <w:color w:val="000000" w:themeColor="text1"/>
                <w:sz w:val="22"/>
                <w:szCs w:val="22"/>
              </w:rPr>
            </w:pPr>
          </w:p>
          <w:p w14:paraId="76FD3C29" w14:textId="7D6E2A65" w:rsidR="006839B9" w:rsidRPr="00117523" w:rsidRDefault="006839B9" w:rsidP="00117523">
            <w:pPr>
              <w:rPr>
                <w:rFonts w:ascii="Source Sans Pro" w:hAnsi="Source Sans Pro"/>
                <w:b/>
                <w:color w:val="000000" w:themeColor="text1"/>
                <w:sz w:val="22"/>
                <w:szCs w:val="22"/>
              </w:rPr>
            </w:pPr>
          </w:p>
        </w:tc>
      </w:tr>
      <w:tr w:rsidR="0007085D" w:rsidRPr="00922983" w14:paraId="4E014F2D" w14:textId="02DF355C" w:rsidTr="74605382">
        <w:trPr>
          <w:gridAfter w:val="2"/>
          <w:wAfter w:w="15743" w:type="dxa"/>
          <w:trHeight w:hRule="exact" w:val="402"/>
        </w:trPr>
        <w:tc>
          <w:tcPr>
            <w:tcW w:w="15743" w:type="dxa"/>
            <w:gridSpan w:val="6"/>
            <w:vAlign w:val="center"/>
          </w:tcPr>
          <w:p w14:paraId="68F1B4A3" w14:textId="4128B6CC" w:rsidR="0007085D" w:rsidRPr="00F6173F" w:rsidRDefault="00155805" w:rsidP="00B21ECD">
            <w:pPr>
              <w:pStyle w:val="Listenabsatz"/>
              <w:numPr>
                <w:ilvl w:val="0"/>
                <w:numId w:val="10"/>
              </w:numPr>
              <w:rPr>
                <w:rFonts w:ascii="Source Sans Pro" w:hAnsi="Source Sans Pro"/>
                <w:b/>
                <w:color w:val="000000" w:themeColor="text1"/>
                <w:sz w:val="22"/>
                <w:szCs w:val="22"/>
              </w:rPr>
            </w:pPr>
            <w:r>
              <w:rPr>
                <w:noProof/>
              </w:rPr>
              <w:drawing>
                <wp:anchor distT="0" distB="0" distL="114300" distR="114300" simplePos="0" relativeHeight="251658243" behindDoc="0" locked="0" layoutInCell="1" allowOverlap="1" wp14:anchorId="5510F3DD" wp14:editId="5C6D35B3">
                  <wp:simplePos x="0" y="0"/>
                  <wp:positionH relativeFrom="column">
                    <wp:posOffset>6993890</wp:posOffset>
                  </wp:positionH>
                  <wp:positionV relativeFrom="paragraph">
                    <wp:posOffset>-575310</wp:posOffset>
                  </wp:positionV>
                  <wp:extent cx="3251200" cy="2438400"/>
                  <wp:effectExtent l="0" t="0" r="6350"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51200"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85D" w:rsidRPr="00F6173F">
              <w:rPr>
                <w:rFonts w:ascii="Source Sans Pro" w:hAnsi="Source Sans Pro"/>
                <w:b/>
                <w:color w:val="000000" w:themeColor="text1"/>
                <w:sz w:val="22"/>
                <w:szCs w:val="22"/>
              </w:rPr>
              <w:t>Pictures:</w:t>
            </w:r>
          </w:p>
        </w:tc>
      </w:tr>
    </w:tbl>
    <w:p w14:paraId="0CBCDCE6" w14:textId="75039642" w:rsidR="47493240" w:rsidRDefault="47493240"/>
    <w:p w14:paraId="04ED1AD3" w14:textId="0285AB5E" w:rsidR="00B70A60" w:rsidRDefault="00B70A60" w:rsidP="00867085">
      <w:pPr>
        <w:spacing w:line="276" w:lineRule="auto"/>
        <w:jc w:val="both"/>
        <w:rPr>
          <w:rFonts w:ascii="Source Sans Pro" w:hAnsi="Source Sans Pro"/>
          <w:color w:val="000000" w:themeColor="text1"/>
          <w:sz w:val="22"/>
          <w:szCs w:val="22"/>
        </w:rPr>
      </w:pPr>
    </w:p>
    <w:p w14:paraId="172AC854" w14:textId="0D1C7A48" w:rsidR="00B70A60" w:rsidRPr="00B70A60" w:rsidRDefault="00B70A60" w:rsidP="00B70A60">
      <w:pPr>
        <w:rPr>
          <w:rFonts w:ascii="Source Sans Pro" w:hAnsi="Source Sans Pro"/>
          <w:sz w:val="22"/>
          <w:szCs w:val="22"/>
        </w:rPr>
      </w:pPr>
    </w:p>
    <w:p w14:paraId="5F53F06B" w14:textId="43C95FB3" w:rsidR="00B70A60" w:rsidRPr="00B70A60" w:rsidRDefault="00B70A60" w:rsidP="00B70A60">
      <w:pPr>
        <w:rPr>
          <w:rFonts w:ascii="Source Sans Pro" w:hAnsi="Source Sans Pro"/>
          <w:sz w:val="22"/>
          <w:szCs w:val="22"/>
        </w:rPr>
      </w:pPr>
    </w:p>
    <w:p w14:paraId="323B11AA" w14:textId="557F698D" w:rsidR="00B70A60" w:rsidRPr="00B70A60" w:rsidRDefault="00B70A60" w:rsidP="00B70A60">
      <w:pPr>
        <w:rPr>
          <w:rFonts w:ascii="Source Sans Pro" w:hAnsi="Source Sans Pro"/>
          <w:sz w:val="22"/>
          <w:szCs w:val="22"/>
        </w:rPr>
      </w:pPr>
    </w:p>
    <w:p w14:paraId="1F21639A" w14:textId="456D4336" w:rsidR="00B70A60" w:rsidRPr="00B70A60" w:rsidRDefault="00B70A60" w:rsidP="00B70A60">
      <w:pPr>
        <w:rPr>
          <w:rFonts w:ascii="Source Sans Pro" w:hAnsi="Source Sans Pro"/>
          <w:sz w:val="22"/>
          <w:szCs w:val="22"/>
        </w:rPr>
      </w:pPr>
    </w:p>
    <w:p w14:paraId="5EF6D14D" w14:textId="319003CF" w:rsidR="00B70A60" w:rsidRPr="00B70A60" w:rsidRDefault="00B70A60" w:rsidP="00B70A60">
      <w:pPr>
        <w:rPr>
          <w:rFonts w:ascii="Source Sans Pro" w:hAnsi="Source Sans Pro"/>
          <w:sz w:val="22"/>
          <w:szCs w:val="22"/>
        </w:rPr>
      </w:pPr>
    </w:p>
    <w:p w14:paraId="3DC86651" w14:textId="3D807D0A" w:rsidR="00B70A60" w:rsidRPr="00B70A60" w:rsidRDefault="00B70A60" w:rsidP="00B70A60">
      <w:pPr>
        <w:rPr>
          <w:rFonts w:ascii="Source Sans Pro" w:hAnsi="Source Sans Pro"/>
          <w:sz w:val="22"/>
          <w:szCs w:val="22"/>
        </w:rPr>
      </w:pPr>
    </w:p>
    <w:p w14:paraId="4C0A081E" w14:textId="39D6377F" w:rsidR="00B70A60" w:rsidRPr="00B70A60" w:rsidRDefault="00B70A60" w:rsidP="00B70A60">
      <w:pPr>
        <w:rPr>
          <w:rFonts w:ascii="Source Sans Pro" w:hAnsi="Source Sans Pro"/>
          <w:sz w:val="22"/>
          <w:szCs w:val="22"/>
        </w:rPr>
      </w:pPr>
    </w:p>
    <w:p w14:paraId="37E646CF" w14:textId="153FBA35" w:rsidR="00B70A60" w:rsidRPr="00B70A60" w:rsidRDefault="00B46EA8" w:rsidP="00B46EA8">
      <w:pPr>
        <w:tabs>
          <w:tab w:val="left" w:pos="3585"/>
        </w:tabs>
        <w:rPr>
          <w:rFonts w:ascii="Source Sans Pro" w:hAnsi="Source Sans Pro"/>
          <w:sz w:val="22"/>
          <w:szCs w:val="22"/>
        </w:rPr>
      </w:pPr>
      <w:r>
        <w:rPr>
          <w:rFonts w:ascii="Source Sans Pro" w:hAnsi="Source Sans Pro"/>
          <w:sz w:val="22"/>
          <w:szCs w:val="22"/>
        </w:rPr>
        <w:tab/>
      </w:r>
    </w:p>
    <w:p w14:paraId="183739DC" w14:textId="6592254C" w:rsidR="00B70A60" w:rsidRPr="00B70A60" w:rsidRDefault="006D6FFE" w:rsidP="00B70A60">
      <w:pPr>
        <w:rPr>
          <w:rFonts w:ascii="Source Sans Pro" w:hAnsi="Source Sans Pro"/>
          <w:sz w:val="22"/>
          <w:szCs w:val="22"/>
        </w:rPr>
      </w:pPr>
      <w:r>
        <w:rPr>
          <w:noProof/>
        </w:rPr>
        <w:drawing>
          <wp:anchor distT="0" distB="0" distL="114300" distR="114300" simplePos="0" relativeHeight="251658241" behindDoc="0" locked="0" layoutInCell="1" allowOverlap="1" wp14:anchorId="6EF823E7" wp14:editId="4D82D282">
            <wp:simplePos x="0" y="0"/>
            <wp:positionH relativeFrom="column">
              <wp:posOffset>3695700</wp:posOffset>
            </wp:positionH>
            <wp:positionV relativeFrom="paragraph">
              <wp:posOffset>160655</wp:posOffset>
            </wp:positionV>
            <wp:extent cx="3594100" cy="2694940"/>
            <wp:effectExtent l="0" t="0" r="6350" b="0"/>
            <wp:wrapNone/>
            <wp:docPr id="3" name="Grafik 3" descr="Ein Bild, das drinnen, Wand, Badezimmer, Ausgus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drinnen, Wand, Badezimmer, Ausguss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94100" cy="2694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B36B6A" w14:textId="510E9EBC" w:rsidR="00B70A60" w:rsidRPr="00B70A60" w:rsidRDefault="00B70A60" w:rsidP="00B70A60">
      <w:pPr>
        <w:rPr>
          <w:rFonts w:ascii="Source Sans Pro" w:hAnsi="Source Sans Pro"/>
          <w:sz w:val="22"/>
          <w:szCs w:val="22"/>
        </w:rPr>
      </w:pPr>
    </w:p>
    <w:p w14:paraId="132C87B8" w14:textId="082DD61B" w:rsidR="00B70A60" w:rsidRPr="00B70A60" w:rsidRDefault="006D6FFE" w:rsidP="00B70A60">
      <w:pPr>
        <w:rPr>
          <w:rFonts w:ascii="Source Sans Pro" w:hAnsi="Source Sans Pro"/>
          <w:sz w:val="22"/>
          <w:szCs w:val="22"/>
        </w:rPr>
      </w:pPr>
      <w:r>
        <w:rPr>
          <w:noProof/>
        </w:rPr>
        <w:drawing>
          <wp:anchor distT="0" distB="0" distL="114300" distR="114300" simplePos="0" relativeHeight="251658248" behindDoc="0" locked="0" layoutInCell="1" allowOverlap="1" wp14:anchorId="370897D3" wp14:editId="7B60CCE4">
            <wp:simplePos x="0" y="0"/>
            <wp:positionH relativeFrom="column">
              <wp:posOffset>7805737</wp:posOffset>
            </wp:positionH>
            <wp:positionV relativeFrom="paragraph">
              <wp:posOffset>108903</wp:posOffset>
            </wp:positionV>
            <wp:extent cx="2907665" cy="2180590"/>
            <wp:effectExtent l="1588" t="0" r="8572" b="8573"/>
            <wp:wrapNone/>
            <wp:docPr id="6" name="Grafik 6" descr="Ein Bild, das drinnen, Toilet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drinnen, Toilette enthält.&#10;&#10;Automatisch generierte Beschreibu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2907665" cy="2180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5F58E3" w14:textId="7DE3D5B5" w:rsidR="00B70A60" w:rsidRPr="00B70A60" w:rsidRDefault="00B70A60" w:rsidP="00B70A60">
      <w:pPr>
        <w:rPr>
          <w:rFonts w:ascii="Source Sans Pro" w:hAnsi="Source Sans Pro"/>
          <w:sz w:val="22"/>
          <w:szCs w:val="22"/>
        </w:rPr>
      </w:pPr>
    </w:p>
    <w:p w14:paraId="1AE1DB67" w14:textId="0BB829D8" w:rsidR="00B70A60" w:rsidRPr="00B70A60" w:rsidRDefault="00B70A60" w:rsidP="00B70A60">
      <w:pPr>
        <w:rPr>
          <w:rFonts w:ascii="Source Sans Pro" w:hAnsi="Source Sans Pro"/>
          <w:sz w:val="22"/>
          <w:szCs w:val="22"/>
        </w:rPr>
      </w:pPr>
    </w:p>
    <w:p w14:paraId="65AAB736" w14:textId="3505937D" w:rsidR="00B70A60" w:rsidRDefault="00B70A60" w:rsidP="00B70A60">
      <w:pPr>
        <w:rPr>
          <w:rFonts w:ascii="Source Sans Pro" w:hAnsi="Source Sans Pro"/>
          <w:sz w:val="22"/>
          <w:szCs w:val="22"/>
        </w:rPr>
      </w:pPr>
    </w:p>
    <w:p w14:paraId="06E5B78B" w14:textId="37D14B4E" w:rsidR="00ED3660" w:rsidRDefault="00ED3660" w:rsidP="00B70A60">
      <w:pPr>
        <w:rPr>
          <w:noProof/>
        </w:rPr>
      </w:pPr>
    </w:p>
    <w:p w14:paraId="79DF5346" w14:textId="081C8FEB" w:rsidR="00ED3660" w:rsidRDefault="00ED3660" w:rsidP="00B70A60">
      <w:pPr>
        <w:rPr>
          <w:noProof/>
        </w:rPr>
      </w:pPr>
    </w:p>
    <w:p w14:paraId="614386AE" w14:textId="68E3CB18" w:rsidR="00B70A60" w:rsidRPr="00B70A60" w:rsidRDefault="00B70A60" w:rsidP="00B70A60">
      <w:pPr>
        <w:rPr>
          <w:rFonts w:ascii="Source Sans Pro" w:hAnsi="Source Sans Pro"/>
          <w:sz w:val="22"/>
          <w:szCs w:val="22"/>
        </w:rPr>
      </w:pPr>
    </w:p>
    <w:p w14:paraId="4BFE68EE" w14:textId="7B8ED3B2" w:rsidR="009D030C" w:rsidRDefault="009D030C" w:rsidP="00B70A60">
      <w:pPr>
        <w:tabs>
          <w:tab w:val="left" w:pos="6426"/>
        </w:tabs>
        <w:rPr>
          <w:rFonts w:ascii="Source Sans Pro" w:hAnsi="Source Sans Pro"/>
          <w:sz w:val="22"/>
          <w:szCs w:val="22"/>
        </w:rPr>
      </w:pPr>
    </w:p>
    <w:p w14:paraId="75447A5D" w14:textId="35AC08E7" w:rsidR="007479D0" w:rsidRDefault="007479D0" w:rsidP="00B70A60">
      <w:pPr>
        <w:tabs>
          <w:tab w:val="left" w:pos="6426"/>
        </w:tabs>
        <w:rPr>
          <w:rFonts w:ascii="Source Sans Pro" w:hAnsi="Source Sans Pro"/>
          <w:sz w:val="22"/>
          <w:szCs w:val="22"/>
        </w:rPr>
      </w:pPr>
    </w:p>
    <w:p w14:paraId="15ACF89D" w14:textId="4C734981" w:rsidR="007479D0" w:rsidRDefault="007479D0" w:rsidP="00B70A60">
      <w:pPr>
        <w:tabs>
          <w:tab w:val="left" w:pos="6426"/>
        </w:tabs>
        <w:rPr>
          <w:rFonts w:ascii="Source Sans Pro" w:hAnsi="Source Sans Pro"/>
          <w:sz w:val="22"/>
          <w:szCs w:val="22"/>
        </w:rPr>
      </w:pPr>
    </w:p>
    <w:p w14:paraId="1B38F5D2" w14:textId="156CF083" w:rsidR="007479D0" w:rsidRDefault="007479D0" w:rsidP="00B70A60">
      <w:pPr>
        <w:tabs>
          <w:tab w:val="left" w:pos="6426"/>
        </w:tabs>
        <w:rPr>
          <w:rFonts w:ascii="Source Sans Pro" w:hAnsi="Source Sans Pro"/>
          <w:sz w:val="22"/>
          <w:szCs w:val="22"/>
        </w:rPr>
      </w:pPr>
    </w:p>
    <w:p w14:paraId="417BBE01" w14:textId="79F707BE" w:rsidR="007479D0" w:rsidRDefault="007479D0" w:rsidP="00B70A60">
      <w:pPr>
        <w:tabs>
          <w:tab w:val="left" w:pos="6426"/>
        </w:tabs>
        <w:rPr>
          <w:rFonts w:ascii="Source Sans Pro" w:hAnsi="Source Sans Pro"/>
          <w:sz w:val="22"/>
          <w:szCs w:val="22"/>
        </w:rPr>
      </w:pPr>
    </w:p>
    <w:p w14:paraId="6225229E" w14:textId="49E604FD" w:rsidR="007479D0" w:rsidRDefault="007479D0" w:rsidP="00B70A60">
      <w:pPr>
        <w:tabs>
          <w:tab w:val="left" w:pos="6426"/>
        </w:tabs>
        <w:rPr>
          <w:rFonts w:ascii="Source Sans Pro" w:hAnsi="Source Sans Pro"/>
          <w:sz w:val="22"/>
          <w:szCs w:val="22"/>
        </w:rPr>
      </w:pPr>
    </w:p>
    <w:p w14:paraId="3A78B4E7" w14:textId="73A69C1A" w:rsidR="007479D0" w:rsidRDefault="007479D0" w:rsidP="00B70A60">
      <w:pPr>
        <w:tabs>
          <w:tab w:val="left" w:pos="6426"/>
        </w:tabs>
        <w:rPr>
          <w:rFonts w:ascii="Source Sans Pro" w:hAnsi="Source Sans Pro"/>
          <w:sz w:val="22"/>
          <w:szCs w:val="22"/>
        </w:rPr>
      </w:pPr>
    </w:p>
    <w:p w14:paraId="570C468C" w14:textId="7F835589" w:rsidR="007479D0" w:rsidRDefault="006D6FFE" w:rsidP="00B70A60">
      <w:pPr>
        <w:tabs>
          <w:tab w:val="left" w:pos="6426"/>
        </w:tabs>
        <w:rPr>
          <w:rFonts w:ascii="Source Sans Pro" w:hAnsi="Source Sans Pro"/>
          <w:sz w:val="22"/>
          <w:szCs w:val="22"/>
        </w:rPr>
      </w:pPr>
      <w:r>
        <w:rPr>
          <w:noProof/>
        </w:rPr>
        <mc:AlternateContent>
          <mc:Choice Requires="wps">
            <w:drawing>
              <wp:anchor distT="0" distB="0" distL="114300" distR="114300" simplePos="0" relativeHeight="251658250" behindDoc="0" locked="0" layoutInCell="1" allowOverlap="1" wp14:anchorId="799B6903" wp14:editId="0C06AB84">
                <wp:simplePos x="0" y="0"/>
                <wp:positionH relativeFrom="column">
                  <wp:posOffset>3695700</wp:posOffset>
                </wp:positionH>
                <wp:positionV relativeFrom="paragraph">
                  <wp:posOffset>154305</wp:posOffset>
                </wp:positionV>
                <wp:extent cx="3594100" cy="635"/>
                <wp:effectExtent l="0" t="0" r="6350" b="1905"/>
                <wp:wrapNone/>
                <wp:docPr id="12" name="Textfeld 12"/>
                <wp:cNvGraphicFramePr/>
                <a:graphic xmlns:a="http://schemas.openxmlformats.org/drawingml/2006/main">
                  <a:graphicData uri="http://schemas.microsoft.com/office/word/2010/wordprocessingShape">
                    <wps:wsp>
                      <wps:cNvSpPr txBox="1"/>
                      <wps:spPr>
                        <a:xfrm>
                          <a:off x="0" y="0"/>
                          <a:ext cx="3594100" cy="635"/>
                        </a:xfrm>
                        <a:prstGeom prst="rect">
                          <a:avLst/>
                        </a:prstGeom>
                        <a:solidFill>
                          <a:prstClr val="white"/>
                        </a:solidFill>
                        <a:ln>
                          <a:noFill/>
                        </a:ln>
                      </wps:spPr>
                      <wps:txbx>
                        <w:txbxContent>
                          <w:p w14:paraId="15EFCC3D" w14:textId="0ACD47B3" w:rsidR="00D5311D" w:rsidRPr="006D6FFE" w:rsidRDefault="00D5311D" w:rsidP="00D5311D">
                            <w:pPr>
                              <w:pStyle w:val="Beschriftung"/>
                              <w:jc w:val="center"/>
                              <w:rPr>
                                <w:rFonts w:ascii="Source Sans Pro" w:hAnsi="Source Sans Pro"/>
                                <w:i w:val="0"/>
                                <w:iCs w:val="0"/>
                                <w:noProof/>
                                <w:color w:val="auto"/>
                                <w:sz w:val="22"/>
                                <w:szCs w:val="22"/>
                              </w:rPr>
                            </w:pPr>
                            <w:r w:rsidRPr="006D6FFE">
                              <w:rPr>
                                <w:rFonts w:ascii="Source Sans Pro" w:hAnsi="Source Sans Pro"/>
                                <w:i w:val="0"/>
                                <w:iCs w:val="0"/>
                                <w:color w:val="auto"/>
                                <w:sz w:val="20"/>
                                <w:szCs w:val="20"/>
                              </w:rPr>
                              <w:t xml:space="preserve">Procured </w:t>
                            </w:r>
                            <w:r w:rsidRPr="006D6FFE">
                              <w:rPr>
                                <w:rFonts w:ascii="Source Sans Pro" w:hAnsi="Source Sans Pro"/>
                                <w:i w:val="0"/>
                                <w:iCs w:val="0"/>
                                <w:color w:val="auto"/>
                                <w:sz w:val="22"/>
                                <w:szCs w:val="22"/>
                              </w:rPr>
                              <w:t>equipment</w:t>
                            </w:r>
                            <w:r w:rsidRPr="006D6FFE">
                              <w:rPr>
                                <w:rFonts w:ascii="Source Sans Pro" w:hAnsi="Source Sans Pro"/>
                                <w:i w:val="0"/>
                                <w:iCs w:val="0"/>
                                <w:color w:val="auto"/>
                                <w:sz w:val="20"/>
                                <w:szCs w:val="20"/>
                              </w:rPr>
                              <w:t xml:space="preserve"> at temporal bone lab</w:t>
                            </w:r>
                            <w:r w:rsidR="00D90379">
                              <w:rPr>
                                <w:rFonts w:ascii="Source Sans Pro" w:hAnsi="Source Sans Pro"/>
                                <w:i w:val="0"/>
                                <w:iCs w:val="0"/>
                                <w:color w:val="auto"/>
                                <w:sz w:val="20"/>
                                <w:szCs w:val="20"/>
                              </w:rPr>
                              <w:t xml:space="preserve"> at UTH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0BD934B3">
              <v:shapetype id="_x0000_t202" coordsize="21600,21600" o:spt="202" path="m,l,21600r21600,l21600,xe" w14:anchorId="799B6903">
                <v:stroke joinstyle="miter"/>
                <v:path gradientshapeok="t" o:connecttype="rect"/>
              </v:shapetype>
              <v:shape id="Textfeld 12" style="position:absolute;margin-left:291pt;margin-top:12.15pt;width:283pt;height:.0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">
                <v:textbox style="mso-fit-shape-to-text:t" inset="0,0,0,0">
                  <w:txbxContent>
                    <w:p w:rsidRPr="006D6FFE" w:rsidR="00D5311D" w:rsidP="00D5311D" w:rsidRDefault="00D5311D" w14:paraId="724BF81A" w14:textId="0ACD47B3">
                      <w:pPr>
                        <w:pStyle w:val="Beschriftung"/>
                        <w:jc w:val="center"/>
                        <w:rPr>
                          <w:rFonts w:ascii="Source Sans Pro" w:hAnsi="Source Sans Pro"/>
                          <w:i w:val="0"/>
                          <w:iCs w:val="0"/>
                          <w:noProof/>
                          <w:color w:val="auto"/>
                          <w:sz w:val="22"/>
                          <w:szCs w:val="22"/>
                        </w:rPr>
                      </w:pPr>
                      <w:r w:rsidRPr="006D6FFE">
                        <w:rPr>
                          <w:rFonts w:ascii="Source Sans Pro" w:hAnsi="Source Sans Pro"/>
                          <w:i w:val="0"/>
                          <w:iCs w:val="0"/>
                          <w:color w:val="auto"/>
                          <w:sz w:val="20"/>
                          <w:szCs w:val="20"/>
                        </w:rPr>
                        <w:t xml:space="preserve">Procured </w:t>
                      </w:r>
                      <w:r w:rsidRPr="006D6FFE">
                        <w:rPr>
                          <w:rFonts w:ascii="Source Sans Pro" w:hAnsi="Source Sans Pro"/>
                          <w:i w:val="0"/>
                          <w:iCs w:val="0"/>
                          <w:color w:val="auto"/>
                          <w:sz w:val="22"/>
                          <w:szCs w:val="22"/>
                        </w:rPr>
                        <w:t>equipment</w:t>
                      </w:r>
                      <w:r w:rsidRPr="006D6FFE">
                        <w:rPr>
                          <w:rFonts w:ascii="Source Sans Pro" w:hAnsi="Source Sans Pro"/>
                          <w:i w:val="0"/>
                          <w:iCs w:val="0"/>
                          <w:color w:val="auto"/>
                          <w:sz w:val="20"/>
                          <w:szCs w:val="20"/>
                        </w:rPr>
                        <w:t xml:space="preserve"> at temporal bone lab</w:t>
                      </w:r>
                      <w:r w:rsidR="00D90379">
                        <w:rPr>
                          <w:rFonts w:ascii="Source Sans Pro" w:hAnsi="Source Sans Pro"/>
                          <w:i w:val="0"/>
                          <w:iCs w:val="0"/>
                          <w:color w:val="auto"/>
                          <w:sz w:val="20"/>
                          <w:szCs w:val="20"/>
                        </w:rPr>
                        <w:t xml:space="preserve"> at UTH</w:t>
                      </w:r>
                    </w:p>
                  </w:txbxContent>
                </v:textbox>
              </v:shape>
            </w:pict>
          </mc:Fallback>
        </mc:AlternateContent>
      </w:r>
    </w:p>
    <w:p w14:paraId="1ED017FA" w14:textId="2C32AD3D" w:rsidR="007479D0" w:rsidRDefault="006D6FFE" w:rsidP="00B70A60">
      <w:pPr>
        <w:tabs>
          <w:tab w:val="left" w:pos="6426"/>
        </w:tabs>
        <w:rPr>
          <w:rFonts w:ascii="Source Sans Pro" w:hAnsi="Source Sans Pro"/>
          <w:sz w:val="22"/>
          <w:szCs w:val="22"/>
        </w:rPr>
      </w:pPr>
      <w:r>
        <w:rPr>
          <w:noProof/>
        </w:rPr>
        <mc:AlternateContent>
          <mc:Choice Requires="wps">
            <w:drawing>
              <wp:anchor distT="0" distB="0" distL="114300" distR="114300" simplePos="0" relativeHeight="251658251" behindDoc="0" locked="0" layoutInCell="1" allowOverlap="1" wp14:anchorId="6B43475B" wp14:editId="62F971D7">
                <wp:simplePos x="0" y="0"/>
                <wp:positionH relativeFrom="column">
                  <wp:posOffset>8001000</wp:posOffset>
                </wp:positionH>
                <wp:positionV relativeFrom="paragraph">
                  <wp:posOffset>106680</wp:posOffset>
                </wp:positionV>
                <wp:extent cx="2609850" cy="635"/>
                <wp:effectExtent l="0" t="0" r="0" b="0"/>
                <wp:wrapNone/>
                <wp:docPr id="13" name="Textfeld 13"/>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14:paraId="60294092" w14:textId="0DC2F613" w:rsidR="00D5311D" w:rsidRPr="006D6FFE" w:rsidRDefault="00D5311D" w:rsidP="00D5311D">
                            <w:pPr>
                              <w:pStyle w:val="Beschriftung"/>
                              <w:jc w:val="center"/>
                              <w:rPr>
                                <w:rFonts w:ascii="Source Sans Pro" w:hAnsi="Source Sans Pro"/>
                                <w:i w:val="0"/>
                                <w:iCs w:val="0"/>
                                <w:noProof/>
                                <w:color w:val="auto"/>
                                <w:sz w:val="22"/>
                                <w:szCs w:val="22"/>
                              </w:rPr>
                            </w:pPr>
                            <w:r w:rsidRPr="006D6FFE">
                              <w:rPr>
                                <w:rFonts w:ascii="Source Sans Pro" w:hAnsi="Source Sans Pro"/>
                                <w:i w:val="0"/>
                                <w:iCs w:val="0"/>
                                <w:color w:val="auto"/>
                                <w:sz w:val="20"/>
                                <w:szCs w:val="20"/>
                              </w:rPr>
                              <w:t>Audiological booth at Choma</w:t>
                            </w:r>
                            <w:r w:rsidR="00F12019" w:rsidRPr="006D6FFE">
                              <w:rPr>
                                <w:rFonts w:ascii="Source Sans Pro" w:hAnsi="Source Sans Pro"/>
                                <w:i w:val="0"/>
                                <w:iCs w:val="0"/>
                                <w:color w:val="auto"/>
                                <w:sz w:val="20"/>
                                <w:szCs w:val="20"/>
                              </w:rPr>
                              <w:t xml:space="preserve"> </w:t>
                            </w:r>
                            <w:r w:rsidR="00F943B3" w:rsidRPr="006D6FFE">
                              <w:rPr>
                                <w:rFonts w:ascii="Source Sans Pro" w:hAnsi="Source Sans Pro"/>
                                <w:i w:val="0"/>
                                <w:iCs w:val="0"/>
                                <w:color w:val="auto"/>
                                <w:sz w:val="20"/>
                                <w:szCs w:val="20"/>
                              </w:rPr>
                              <w:t>General</w:t>
                            </w:r>
                            <w:r w:rsidRPr="006D6FFE">
                              <w:rPr>
                                <w:rFonts w:ascii="Source Sans Pro" w:hAnsi="Source Sans Pro"/>
                                <w:i w:val="0"/>
                                <w:iCs w:val="0"/>
                                <w:color w:val="auto"/>
                                <w:sz w:val="20"/>
                                <w:szCs w:val="20"/>
                              </w:rPr>
                              <w:t xml:space="preserve"> Hospital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rto="http://schemas.microsoft.com/office/word/2006/arto">
            <w:pict w14:anchorId="01BCE191">
              <v:shape id="Textfeld 13" style="position:absolute;margin-left:630pt;margin-top:8.4pt;width:205.5pt;height:.05pt;z-index:25165825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" w14:anchorId="6B43475B">
                <v:textbox style="mso-fit-shape-to-text:t" inset="0,0,0,0">
                  <w:txbxContent>
                    <w:p w:rsidRPr="006D6FFE" w:rsidR="00D5311D" w:rsidP="00D5311D" w:rsidRDefault="00D5311D" w14:paraId="451A41AA" w14:textId="0DC2F613">
                      <w:pPr>
                        <w:pStyle w:val="Beschriftung"/>
                        <w:jc w:val="center"/>
                        <w:rPr>
                          <w:rFonts w:ascii="Source Sans Pro" w:hAnsi="Source Sans Pro"/>
                          <w:i w:val="0"/>
                          <w:iCs w:val="0"/>
                          <w:noProof/>
                          <w:color w:val="auto"/>
                          <w:sz w:val="22"/>
                          <w:szCs w:val="22"/>
                        </w:rPr>
                      </w:pPr>
                      <w:r w:rsidRPr="006D6FFE">
                        <w:rPr>
                          <w:rFonts w:ascii="Source Sans Pro" w:hAnsi="Source Sans Pro"/>
                          <w:i w:val="0"/>
                          <w:iCs w:val="0"/>
                          <w:color w:val="auto"/>
                          <w:sz w:val="20"/>
                          <w:szCs w:val="20"/>
                        </w:rPr>
                        <w:t>Audiological booth at Choma</w:t>
                      </w:r>
                      <w:r w:rsidRPr="006D6FFE" w:rsidR="00F12019">
                        <w:rPr>
                          <w:rFonts w:ascii="Source Sans Pro" w:hAnsi="Source Sans Pro"/>
                          <w:i w:val="0"/>
                          <w:iCs w:val="0"/>
                          <w:color w:val="auto"/>
                          <w:sz w:val="20"/>
                          <w:szCs w:val="20"/>
                        </w:rPr>
                        <w:t xml:space="preserve"> </w:t>
                      </w:r>
                      <w:r w:rsidRPr="006D6FFE" w:rsidR="00F943B3">
                        <w:rPr>
                          <w:rFonts w:ascii="Source Sans Pro" w:hAnsi="Source Sans Pro"/>
                          <w:i w:val="0"/>
                          <w:iCs w:val="0"/>
                          <w:color w:val="auto"/>
                          <w:sz w:val="20"/>
                          <w:szCs w:val="20"/>
                        </w:rPr>
                        <w:t>General</w:t>
                      </w:r>
                      <w:r w:rsidRPr="006D6FFE">
                        <w:rPr>
                          <w:rFonts w:ascii="Source Sans Pro" w:hAnsi="Source Sans Pro"/>
                          <w:i w:val="0"/>
                          <w:iCs w:val="0"/>
                          <w:color w:val="auto"/>
                          <w:sz w:val="20"/>
                          <w:szCs w:val="20"/>
                        </w:rPr>
                        <w:t xml:space="preserve"> Hospital</w:t>
                      </w:r>
                    </w:p>
                  </w:txbxContent>
                </v:textbox>
              </v:shape>
            </w:pict>
          </mc:Fallback>
        </mc:AlternateContent>
      </w:r>
    </w:p>
    <w:p w14:paraId="6C3AABA3" w14:textId="57DA3ADF" w:rsidR="007479D0" w:rsidRDefault="006D6FFE" w:rsidP="00B70A60">
      <w:pPr>
        <w:tabs>
          <w:tab w:val="left" w:pos="6426"/>
        </w:tabs>
        <w:rPr>
          <w:rFonts w:ascii="Source Sans Pro" w:hAnsi="Source Sans Pro"/>
          <w:sz w:val="22"/>
          <w:szCs w:val="22"/>
        </w:rPr>
      </w:pPr>
      <w:r>
        <w:rPr>
          <w:noProof/>
        </w:rPr>
        <mc:AlternateContent>
          <mc:Choice Requires="wps">
            <w:drawing>
              <wp:anchor distT="0" distB="0" distL="114300" distR="114300" simplePos="0" relativeHeight="251658249" behindDoc="0" locked="0" layoutInCell="1" allowOverlap="1" wp14:anchorId="0E18F3FC" wp14:editId="3526FE6A">
                <wp:simplePos x="0" y="0"/>
                <wp:positionH relativeFrom="column">
                  <wp:posOffset>757555</wp:posOffset>
                </wp:positionH>
                <wp:positionV relativeFrom="paragraph">
                  <wp:posOffset>19685</wp:posOffset>
                </wp:positionV>
                <wp:extent cx="2185035" cy="635"/>
                <wp:effectExtent l="0" t="0" r="0" b="0"/>
                <wp:wrapNone/>
                <wp:docPr id="11" name="Textfeld 11"/>
                <wp:cNvGraphicFramePr/>
                <a:graphic xmlns:a="http://schemas.openxmlformats.org/drawingml/2006/main">
                  <a:graphicData uri="http://schemas.microsoft.com/office/word/2010/wordprocessingShape">
                    <wps:wsp>
                      <wps:cNvSpPr txBox="1"/>
                      <wps:spPr>
                        <a:xfrm>
                          <a:off x="0" y="0"/>
                          <a:ext cx="2185035" cy="635"/>
                        </a:xfrm>
                        <a:prstGeom prst="rect">
                          <a:avLst/>
                        </a:prstGeom>
                        <a:solidFill>
                          <a:prstClr val="white"/>
                        </a:solidFill>
                        <a:ln>
                          <a:noFill/>
                        </a:ln>
                      </wps:spPr>
                      <wps:txbx>
                        <w:txbxContent>
                          <w:p w14:paraId="1FFC8EE5" w14:textId="3B23E76C" w:rsidR="00D5311D" w:rsidRPr="00B21ECD" w:rsidRDefault="00D5311D" w:rsidP="00D5311D">
                            <w:pPr>
                              <w:pStyle w:val="Beschriftung"/>
                              <w:jc w:val="center"/>
                              <w:rPr>
                                <w:rFonts w:ascii="Source Sans Pro" w:hAnsi="Source Sans Pro"/>
                                <w:i w:val="0"/>
                                <w:iCs w:val="0"/>
                                <w:noProof/>
                                <w:color w:val="auto"/>
                                <w:sz w:val="22"/>
                                <w:szCs w:val="22"/>
                              </w:rPr>
                            </w:pPr>
                            <w:r w:rsidRPr="00B21ECD">
                              <w:rPr>
                                <w:rFonts w:ascii="Source Sans Pro" w:hAnsi="Source Sans Pro"/>
                                <w:i w:val="0"/>
                                <w:iCs w:val="0"/>
                                <w:color w:val="auto"/>
                                <w:sz w:val="20"/>
                                <w:szCs w:val="20"/>
                              </w:rPr>
                              <w:t>Visit to the temporal bone lab at UTH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64DEBBB">
              <v:shape id="Textfeld 11" style="position:absolute;margin-left:59.65pt;margin-top:1.55pt;width:172.05pt;height:.0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" w14:anchorId="0E18F3FC">
                <v:textbox style="mso-fit-shape-to-text:t" inset="0,0,0,0">
                  <w:txbxContent>
                    <w:p w:rsidRPr="00B21ECD" w:rsidR="00D5311D" w:rsidP="00D5311D" w:rsidRDefault="00D5311D" w14:paraId="5BD19467" w14:textId="3B23E76C">
                      <w:pPr>
                        <w:pStyle w:val="Beschriftung"/>
                        <w:jc w:val="center"/>
                        <w:rPr>
                          <w:rFonts w:ascii="Source Sans Pro" w:hAnsi="Source Sans Pro"/>
                          <w:i w:val="0"/>
                          <w:iCs w:val="0"/>
                          <w:noProof/>
                          <w:color w:val="auto"/>
                          <w:sz w:val="22"/>
                          <w:szCs w:val="22"/>
                        </w:rPr>
                      </w:pPr>
                      <w:r w:rsidRPr="00B21ECD">
                        <w:rPr>
                          <w:rFonts w:ascii="Source Sans Pro" w:hAnsi="Source Sans Pro"/>
                          <w:i w:val="0"/>
                          <w:iCs w:val="0"/>
                          <w:color w:val="auto"/>
                          <w:sz w:val="20"/>
                          <w:szCs w:val="20"/>
                        </w:rPr>
                        <w:t>Visit to the temporal bone lab at UTH</w:t>
                      </w:r>
                    </w:p>
                  </w:txbxContent>
                </v:textbox>
              </v:shape>
            </w:pict>
          </mc:Fallback>
        </mc:AlternateContent>
      </w:r>
    </w:p>
    <w:p w14:paraId="6463BFED" w14:textId="5D79893A" w:rsidR="007479D0" w:rsidRDefault="004B710A" w:rsidP="00B70A60">
      <w:pPr>
        <w:tabs>
          <w:tab w:val="left" w:pos="6426"/>
        </w:tabs>
        <w:rPr>
          <w:rFonts w:ascii="Source Sans Pro" w:hAnsi="Source Sans Pro"/>
          <w:sz w:val="22"/>
          <w:szCs w:val="22"/>
        </w:rPr>
      </w:pPr>
      <w:r>
        <w:rPr>
          <w:noProof/>
        </w:rPr>
        <w:drawing>
          <wp:anchor distT="0" distB="0" distL="114300" distR="114300" simplePos="0" relativeHeight="251659281" behindDoc="0" locked="0" layoutInCell="1" allowOverlap="1" wp14:anchorId="42306809" wp14:editId="711A079C">
            <wp:simplePos x="0" y="0"/>
            <wp:positionH relativeFrom="column">
              <wp:posOffset>705485</wp:posOffset>
            </wp:positionH>
            <wp:positionV relativeFrom="paragraph">
              <wp:posOffset>43180</wp:posOffset>
            </wp:positionV>
            <wp:extent cx="3324225" cy="2493645"/>
            <wp:effectExtent l="0" t="0" r="0" b="1905"/>
            <wp:wrapNone/>
            <wp:docPr id="20" name="Grafik 20" descr="Ein Bild, das Text, drinnen, Wand,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drinnen, Wand, Tisch enthält.&#10;&#10;Automatisch generierte Beschreibu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24225" cy="2493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176CFC" w14:textId="56B8232E" w:rsidR="007479D0" w:rsidRDefault="004B710A" w:rsidP="00B70A60">
      <w:pPr>
        <w:tabs>
          <w:tab w:val="left" w:pos="6426"/>
        </w:tabs>
        <w:rPr>
          <w:rFonts w:ascii="Source Sans Pro" w:hAnsi="Source Sans Pro"/>
          <w:sz w:val="22"/>
          <w:szCs w:val="22"/>
        </w:rPr>
      </w:pPr>
      <w:r>
        <w:rPr>
          <w:noProof/>
        </w:rPr>
        <w:drawing>
          <wp:anchor distT="0" distB="0" distL="114300" distR="114300" simplePos="0" relativeHeight="251658242" behindDoc="0" locked="0" layoutInCell="1" allowOverlap="1" wp14:anchorId="2DCA69FD" wp14:editId="5CDFCEFD">
            <wp:simplePos x="0" y="0"/>
            <wp:positionH relativeFrom="column">
              <wp:posOffset>4294823</wp:posOffset>
            </wp:positionH>
            <wp:positionV relativeFrom="paragraph">
              <wp:posOffset>14287</wp:posOffset>
            </wp:positionV>
            <wp:extent cx="3223260" cy="2417445"/>
            <wp:effectExtent l="2857" t="0" r="0" b="0"/>
            <wp:wrapNone/>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3223260" cy="2417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9F8E2B" w14:textId="428A0917" w:rsidR="007479D0" w:rsidRDefault="007479D0" w:rsidP="00B70A60">
      <w:pPr>
        <w:tabs>
          <w:tab w:val="left" w:pos="6426"/>
        </w:tabs>
        <w:rPr>
          <w:rFonts w:ascii="Source Sans Pro" w:hAnsi="Source Sans Pro"/>
          <w:sz w:val="22"/>
          <w:szCs w:val="22"/>
        </w:rPr>
      </w:pPr>
    </w:p>
    <w:p w14:paraId="5C22B4BE" w14:textId="7E111072" w:rsidR="007479D0" w:rsidRDefault="007479D0" w:rsidP="00B70A60">
      <w:pPr>
        <w:tabs>
          <w:tab w:val="left" w:pos="6426"/>
        </w:tabs>
        <w:rPr>
          <w:rFonts w:ascii="Source Sans Pro" w:hAnsi="Source Sans Pro"/>
          <w:sz w:val="22"/>
          <w:szCs w:val="22"/>
        </w:rPr>
      </w:pPr>
    </w:p>
    <w:p w14:paraId="6173E06F" w14:textId="53E089AC" w:rsidR="007479D0" w:rsidRDefault="007479D0" w:rsidP="00B70A60">
      <w:pPr>
        <w:tabs>
          <w:tab w:val="left" w:pos="6426"/>
        </w:tabs>
        <w:rPr>
          <w:rFonts w:ascii="Source Sans Pro" w:hAnsi="Source Sans Pro"/>
          <w:sz w:val="22"/>
          <w:szCs w:val="22"/>
        </w:rPr>
      </w:pPr>
    </w:p>
    <w:p w14:paraId="068EBD4B" w14:textId="6D651CC3" w:rsidR="007479D0" w:rsidRDefault="007479D0" w:rsidP="00B70A60">
      <w:pPr>
        <w:tabs>
          <w:tab w:val="left" w:pos="6426"/>
        </w:tabs>
        <w:rPr>
          <w:rFonts w:ascii="Source Sans Pro" w:hAnsi="Source Sans Pro"/>
          <w:sz w:val="22"/>
          <w:szCs w:val="22"/>
        </w:rPr>
      </w:pPr>
    </w:p>
    <w:p w14:paraId="0CED8AAC" w14:textId="30A1A912" w:rsidR="007479D0" w:rsidRDefault="007479D0" w:rsidP="00B70A60">
      <w:pPr>
        <w:tabs>
          <w:tab w:val="left" w:pos="6426"/>
        </w:tabs>
        <w:rPr>
          <w:rFonts w:ascii="Source Sans Pro" w:hAnsi="Source Sans Pro"/>
          <w:sz w:val="22"/>
          <w:szCs w:val="22"/>
        </w:rPr>
      </w:pPr>
    </w:p>
    <w:p w14:paraId="2BA72578" w14:textId="79942740" w:rsidR="007479D0" w:rsidRDefault="007479D0" w:rsidP="00B70A60">
      <w:pPr>
        <w:tabs>
          <w:tab w:val="left" w:pos="6426"/>
        </w:tabs>
        <w:rPr>
          <w:rFonts w:ascii="Source Sans Pro" w:hAnsi="Source Sans Pro"/>
          <w:sz w:val="22"/>
          <w:szCs w:val="22"/>
        </w:rPr>
      </w:pPr>
    </w:p>
    <w:p w14:paraId="4E0EFDEE" w14:textId="3ACDFD50" w:rsidR="007479D0" w:rsidRDefault="007479D0" w:rsidP="00B70A60">
      <w:pPr>
        <w:tabs>
          <w:tab w:val="left" w:pos="6426"/>
        </w:tabs>
        <w:rPr>
          <w:rFonts w:ascii="Source Sans Pro" w:hAnsi="Source Sans Pro"/>
          <w:sz w:val="22"/>
          <w:szCs w:val="22"/>
        </w:rPr>
      </w:pPr>
    </w:p>
    <w:p w14:paraId="4DF7A7F8" w14:textId="7AFABEF5" w:rsidR="007479D0" w:rsidRDefault="007479D0" w:rsidP="00B70A60">
      <w:pPr>
        <w:tabs>
          <w:tab w:val="left" w:pos="6426"/>
        </w:tabs>
        <w:rPr>
          <w:rFonts w:ascii="Source Sans Pro" w:hAnsi="Source Sans Pro"/>
          <w:sz w:val="22"/>
          <w:szCs w:val="22"/>
        </w:rPr>
      </w:pPr>
    </w:p>
    <w:p w14:paraId="123139FA" w14:textId="246E0D56" w:rsidR="007479D0" w:rsidRDefault="006D6FFE" w:rsidP="00B70A60">
      <w:pPr>
        <w:tabs>
          <w:tab w:val="left" w:pos="6426"/>
        </w:tabs>
        <w:rPr>
          <w:rFonts w:ascii="Source Sans Pro" w:hAnsi="Source Sans Pro"/>
          <w:sz w:val="22"/>
          <w:szCs w:val="22"/>
        </w:rPr>
      </w:pPr>
      <w:r>
        <w:rPr>
          <w:noProof/>
        </w:rPr>
        <mc:AlternateContent>
          <mc:Choice Requires="wps">
            <w:drawing>
              <wp:anchor distT="0" distB="0" distL="114300" distR="114300" simplePos="0" relativeHeight="251658252" behindDoc="0" locked="0" layoutInCell="1" allowOverlap="1" wp14:anchorId="4C773556" wp14:editId="4CDB95F7">
                <wp:simplePos x="0" y="0"/>
                <wp:positionH relativeFrom="column">
                  <wp:posOffset>7570470</wp:posOffset>
                </wp:positionH>
                <wp:positionV relativeFrom="paragraph">
                  <wp:posOffset>845820</wp:posOffset>
                </wp:positionV>
                <wp:extent cx="3612515" cy="635"/>
                <wp:effectExtent l="0" t="0" r="0" b="0"/>
                <wp:wrapNone/>
                <wp:docPr id="14" name="Textfeld 14"/>
                <wp:cNvGraphicFramePr/>
                <a:graphic xmlns:a="http://schemas.openxmlformats.org/drawingml/2006/main">
                  <a:graphicData uri="http://schemas.microsoft.com/office/word/2010/wordprocessingShape">
                    <wps:wsp>
                      <wps:cNvSpPr txBox="1"/>
                      <wps:spPr>
                        <a:xfrm>
                          <a:off x="0" y="0"/>
                          <a:ext cx="3612515" cy="635"/>
                        </a:xfrm>
                        <a:prstGeom prst="rect">
                          <a:avLst/>
                        </a:prstGeom>
                        <a:solidFill>
                          <a:prstClr val="white"/>
                        </a:solidFill>
                        <a:ln>
                          <a:noFill/>
                        </a:ln>
                      </wps:spPr>
                      <wps:txbx>
                        <w:txbxContent>
                          <w:p w14:paraId="407A3464" w14:textId="7B68CB76" w:rsidR="00D5311D" w:rsidRPr="006D6FFE" w:rsidRDefault="00D5311D" w:rsidP="00D5311D">
                            <w:pPr>
                              <w:pStyle w:val="Beschriftung"/>
                              <w:jc w:val="center"/>
                              <w:rPr>
                                <w:rFonts w:ascii="Source Sans Pro" w:hAnsi="Source Sans Pro"/>
                                <w:i w:val="0"/>
                                <w:iCs w:val="0"/>
                                <w:noProof/>
                                <w:color w:val="auto"/>
                                <w:sz w:val="20"/>
                                <w:szCs w:val="20"/>
                              </w:rPr>
                            </w:pPr>
                            <w:r w:rsidRPr="006D6FFE">
                              <w:rPr>
                                <w:rFonts w:ascii="Source Sans Pro" w:hAnsi="Source Sans Pro"/>
                                <w:i w:val="0"/>
                                <w:iCs w:val="0"/>
                                <w:color w:val="auto"/>
                                <w:sz w:val="20"/>
                                <w:szCs w:val="20"/>
                              </w:rPr>
                              <w:t>Poster to inform about causes for hearing loss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1B065447">
              <v:shape id="Textfeld 14" style="position:absolute;margin-left:596.1pt;margin-top:66.6pt;width:284.45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spid="_x0000_s102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" w14:anchorId="4C773556">
                <v:textbox style="mso-fit-shape-to-text:t" inset="0,0,0,0">
                  <w:txbxContent>
                    <w:p w:rsidRPr="006D6FFE" w:rsidR="00D5311D" w:rsidP="00D5311D" w:rsidRDefault="00D5311D" w14:paraId="0A90676F" w14:textId="7B68CB76">
                      <w:pPr>
                        <w:pStyle w:val="Beschriftung"/>
                        <w:jc w:val="center"/>
                        <w:rPr>
                          <w:rFonts w:ascii="Source Sans Pro" w:hAnsi="Source Sans Pro"/>
                          <w:i w:val="0"/>
                          <w:iCs w:val="0"/>
                          <w:noProof/>
                          <w:color w:val="auto"/>
                          <w:sz w:val="20"/>
                          <w:szCs w:val="20"/>
                        </w:rPr>
                      </w:pPr>
                      <w:r w:rsidRPr="006D6FFE">
                        <w:rPr>
                          <w:rFonts w:ascii="Source Sans Pro" w:hAnsi="Source Sans Pro"/>
                          <w:i w:val="0"/>
                          <w:iCs w:val="0"/>
                          <w:color w:val="auto"/>
                          <w:sz w:val="20"/>
                          <w:szCs w:val="20"/>
                        </w:rPr>
                        <w:t>Poster to inform about causes for hearing loss</w:t>
                      </w:r>
                    </w:p>
                  </w:txbxContent>
                </v:textbox>
              </v:shape>
            </w:pict>
          </mc:Fallback>
        </mc:AlternateContent>
      </w:r>
    </w:p>
    <w:p w14:paraId="18F14E20" w14:textId="06600FC4" w:rsidR="007479D0" w:rsidRDefault="00B64B57" w:rsidP="00B70A60">
      <w:pPr>
        <w:tabs>
          <w:tab w:val="left" w:pos="6426"/>
        </w:tabs>
        <w:rPr>
          <w:rFonts w:ascii="Source Sans Pro" w:hAnsi="Source Sans Pro"/>
          <w:sz w:val="22"/>
          <w:szCs w:val="22"/>
        </w:rPr>
      </w:pPr>
      <w:r w:rsidRPr="00B64B57">
        <w:t xml:space="preserve">  </w:t>
      </w:r>
    </w:p>
    <w:p w14:paraId="77241A2F" w14:textId="3B499931" w:rsidR="007479D0" w:rsidRDefault="007479D0" w:rsidP="00B70A60">
      <w:pPr>
        <w:tabs>
          <w:tab w:val="left" w:pos="6426"/>
        </w:tabs>
        <w:rPr>
          <w:rFonts w:ascii="Source Sans Pro" w:hAnsi="Source Sans Pro"/>
          <w:sz w:val="22"/>
          <w:szCs w:val="22"/>
        </w:rPr>
      </w:pPr>
    </w:p>
    <w:p w14:paraId="01E271AF" w14:textId="06559BD3" w:rsidR="007479D0" w:rsidRDefault="007479D0" w:rsidP="00B70A60">
      <w:pPr>
        <w:tabs>
          <w:tab w:val="left" w:pos="6426"/>
        </w:tabs>
        <w:rPr>
          <w:rFonts w:ascii="Source Sans Pro" w:hAnsi="Source Sans Pro"/>
          <w:sz w:val="22"/>
          <w:szCs w:val="22"/>
        </w:rPr>
      </w:pPr>
    </w:p>
    <w:p w14:paraId="36FD31DF" w14:textId="7384780A" w:rsidR="007479D0" w:rsidRDefault="00744146" w:rsidP="00B70A60">
      <w:pPr>
        <w:tabs>
          <w:tab w:val="left" w:pos="6426"/>
        </w:tabs>
        <w:rPr>
          <w:rFonts w:ascii="Source Sans Pro" w:hAnsi="Source Sans Pro"/>
          <w:sz w:val="22"/>
          <w:szCs w:val="22"/>
        </w:rPr>
      </w:pPr>
      <w:r>
        <w:rPr>
          <w:noProof/>
        </w:rPr>
        <mc:AlternateContent>
          <mc:Choice Requires="wps">
            <w:drawing>
              <wp:anchor distT="0" distB="0" distL="114300" distR="114300" simplePos="0" relativeHeight="251664401" behindDoc="0" locked="0" layoutInCell="1" allowOverlap="1" wp14:anchorId="3097A449" wp14:editId="5AD97B7B">
                <wp:simplePos x="0" y="0"/>
                <wp:positionH relativeFrom="column">
                  <wp:posOffset>866775</wp:posOffset>
                </wp:positionH>
                <wp:positionV relativeFrom="paragraph">
                  <wp:posOffset>89535</wp:posOffset>
                </wp:positionV>
                <wp:extent cx="2828925" cy="635"/>
                <wp:effectExtent l="0" t="0" r="9525" b="0"/>
                <wp:wrapNone/>
                <wp:docPr id="24" name="Textfeld 24"/>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14:paraId="126749B7" w14:textId="7D455D5A" w:rsidR="00744146" w:rsidRPr="00B21ECD" w:rsidRDefault="00744146" w:rsidP="00744146">
                            <w:pPr>
                              <w:pStyle w:val="Beschriftung"/>
                              <w:jc w:val="center"/>
                              <w:rPr>
                                <w:rFonts w:ascii="Source Sans Pro" w:hAnsi="Source Sans Pro"/>
                                <w:i w:val="0"/>
                                <w:iCs w:val="0"/>
                                <w:noProof/>
                                <w:color w:val="auto"/>
                                <w:sz w:val="22"/>
                                <w:szCs w:val="22"/>
                              </w:rPr>
                            </w:pPr>
                            <w:r>
                              <w:rPr>
                                <w:rFonts w:ascii="Source Sans Pro" w:hAnsi="Source Sans Pro"/>
                                <w:i w:val="0"/>
                                <w:iCs w:val="0"/>
                                <w:color w:val="auto"/>
                                <w:sz w:val="20"/>
                                <w:szCs w:val="20"/>
                              </w:rPr>
                              <w:t>ENT clinic</w:t>
                            </w:r>
                            <w:r w:rsidRPr="00B21ECD">
                              <w:rPr>
                                <w:rFonts w:ascii="Source Sans Pro" w:hAnsi="Source Sans Pro"/>
                                <w:i w:val="0"/>
                                <w:iCs w:val="0"/>
                                <w:color w:val="auto"/>
                                <w:sz w:val="20"/>
                                <w:szCs w:val="20"/>
                              </w:rPr>
                              <w:t xml:space="preserve"> at Choma General Hospital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rto="http://schemas.microsoft.com/office/word/2006/arto">
            <w:pict w14:anchorId="7F8EDB89">
              <v:shape id="Textfeld 24" style="position:absolute;margin-left:68.25pt;margin-top:7.05pt;width:222.75pt;height:.05pt;z-index:25166440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7S7GwIAAD8EAAAOAAAAZHJzL2Uyb0RvYy54bWysU8Fu2zAMvQ/YPwi6L06ytUiN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" w14:anchorId="3097A449">
                <v:textbox style="mso-fit-shape-to-text:t" inset="0,0,0,0">
                  <w:txbxContent>
                    <w:p w:rsidRPr="00B21ECD" w:rsidR="00744146" w:rsidP="00744146" w:rsidRDefault="00744146" w14:paraId="4B96B0A9" w14:textId="7D455D5A">
                      <w:pPr>
                        <w:pStyle w:val="Beschriftung"/>
                        <w:jc w:val="center"/>
                        <w:rPr>
                          <w:rFonts w:ascii="Source Sans Pro" w:hAnsi="Source Sans Pro"/>
                          <w:i w:val="0"/>
                          <w:iCs w:val="0"/>
                          <w:noProof/>
                          <w:color w:val="auto"/>
                          <w:sz w:val="22"/>
                          <w:szCs w:val="22"/>
                        </w:rPr>
                      </w:pPr>
                      <w:r>
                        <w:rPr>
                          <w:rFonts w:ascii="Source Sans Pro" w:hAnsi="Source Sans Pro"/>
                          <w:i w:val="0"/>
                          <w:iCs w:val="0"/>
                          <w:color w:val="auto"/>
                          <w:sz w:val="20"/>
                          <w:szCs w:val="20"/>
                        </w:rPr>
                        <w:t>ENT clinic</w:t>
                      </w:r>
                      <w:r w:rsidRPr="00B21ECD">
                        <w:rPr>
                          <w:rFonts w:ascii="Source Sans Pro" w:hAnsi="Source Sans Pro"/>
                          <w:i w:val="0"/>
                          <w:iCs w:val="0"/>
                          <w:color w:val="auto"/>
                          <w:sz w:val="20"/>
                          <w:szCs w:val="20"/>
                        </w:rPr>
                        <w:t xml:space="preserve"> at </w:t>
                      </w:r>
                      <w:r w:rsidRPr="00B21ECD">
                        <w:rPr>
                          <w:rFonts w:ascii="Source Sans Pro" w:hAnsi="Source Sans Pro"/>
                          <w:i w:val="0"/>
                          <w:iCs w:val="0"/>
                          <w:color w:val="auto"/>
                          <w:sz w:val="20"/>
                          <w:szCs w:val="20"/>
                        </w:rPr>
                        <w:t>Choma General Hospital</w:t>
                      </w:r>
                    </w:p>
                  </w:txbxContent>
                </v:textbox>
              </v:shape>
            </w:pict>
          </mc:Fallback>
        </mc:AlternateContent>
      </w:r>
    </w:p>
    <w:p w14:paraId="010FB541" w14:textId="74F198EB" w:rsidR="007479D0" w:rsidRDefault="00D90379" w:rsidP="00B70A60">
      <w:pPr>
        <w:tabs>
          <w:tab w:val="left" w:pos="6426"/>
        </w:tabs>
        <w:rPr>
          <w:rFonts w:ascii="Source Sans Pro" w:hAnsi="Source Sans Pro"/>
          <w:sz w:val="22"/>
          <w:szCs w:val="22"/>
        </w:rPr>
      </w:pPr>
      <w:r>
        <w:rPr>
          <w:noProof/>
        </w:rPr>
        <mc:AlternateContent>
          <mc:Choice Requires="wps">
            <w:drawing>
              <wp:anchor distT="0" distB="0" distL="114300" distR="114300" simplePos="0" relativeHeight="251658253" behindDoc="0" locked="0" layoutInCell="1" allowOverlap="1" wp14:anchorId="32CB1E50" wp14:editId="00F72504">
                <wp:simplePos x="0" y="0"/>
                <wp:positionH relativeFrom="column">
                  <wp:posOffset>4457700</wp:posOffset>
                </wp:positionH>
                <wp:positionV relativeFrom="paragraph">
                  <wp:posOffset>379096</wp:posOffset>
                </wp:positionV>
                <wp:extent cx="2828925" cy="190500"/>
                <wp:effectExtent l="0" t="0" r="9525" b="0"/>
                <wp:wrapNone/>
                <wp:docPr id="15" name="Textfeld 15"/>
                <wp:cNvGraphicFramePr/>
                <a:graphic xmlns:a="http://schemas.openxmlformats.org/drawingml/2006/main">
                  <a:graphicData uri="http://schemas.microsoft.com/office/word/2010/wordprocessingShape">
                    <wps:wsp>
                      <wps:cNvSpPr txBox="1"/>
                      <wps:spPr>
                        <a:xfrm>
                          <a:off x="0" y="0"/>
                          <a:ext cx="2828925" cy="190500"/>
                        </a:xfrm>
                        <a:prstGeom prst="rect">
                          <a:avLst/>
                        </a:prstGeom>
                        <a:solidFill>
                          <a:prstClr val="white"/>
                        </a:solidFill>
                        <a:ln>
                          <a:noFill/>
                        </a:ln>
                      </wps:spPr>
                      <wps:txbx>
                        <w:txbxContent>
                          <w:p w14:paraId="40ABDB5E" w14:textId="14FE5D95" w:rsidR="00F12019" w:rsidRPr="00B21ECD" w:rsidRDefault="00F12019" w:rsidP="00F12019">
                            <w:pPr>
                              <w:pStyle w:val="Beschriftung"/>
                              <w:jc w:val="center"/>
                              <w:rPr>
                                <w:rFonts w:ascii="Source Sans Pro" w:hAnsi="Source Sans Pro"/>
                                <w:i w:val="0"/>
                                <w:iCs w:val="0"/>
                                <w:noProof/>
                                <w:color w:val="auto"/>
                                <w:sz w:val="22"/>
                                <w:szCs w:val="22"/>
                              </w:rPr>
                            </w:pPr>
                            <w:r w:rsidRPr="00B21ECD">
                              <w:rPr>
                                <w:rFonts w:ascii="Source Sans Pro" w:hAnsi="Source Sans Pro"/>
                                <w:i w:val="0"/>
                                <w:iCs w:val="0"/>
                                <w:color w:val="auto"/>
                                <w:sz w:val="20"/>
                                <w:szCs w:val="20"/>
                              </w:rPr>
                              <w:t xml:space="preserve">Audiological equipment at Choma </w:t>
                            </w:r>
                            <w:r w:rsidR="00F943B3" w:rsidRPr="00B21ECD">
                              <w:rPr>
                                <w:rFonts w:ascii="Source Sans Pro" w:hAnsi="Source Sans Pro"/>
                                <w:i w:val="0"/>
                                <w:iCs w:val="0"/>
                                <w:color w:val="auto"/>
                                <w:sz w:val="20"/>
                                <w:szCs w:val="20"/>
                              </w:rPr>
                              <w:t>Genera</w:t>
                            </w:r>
                            <w:r w:rsidRPr="00B21ECD">
                              <w:rPr>
                                <w:rFonts w:ascii="Source Sans Pro" w:hAnsi="Source Sans Pro"/>
                                <w:i w:val="0"/>
                                <w:iCs w:val="0"/>
                                <w:color w:val="auto"/>
                                <w:sz w:val="20"/>
                                <w:szCs w:val="20"/>
                              </w:rPr>
                              <w:t>l Hospital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68C83A18">
              <v:shape id="Textfeld 15" style="position:absolute;margin-left:351pt;margin-top:29.85pt;width:222.75pt;height:1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" w14:anchorId="32CB1E50">
                <v:textbox inset="0,0,0,0">
                  <w:txbxContent>
                    <w:p w:rsidRPr="00B21ECD" w:rsidR="00F12019" w:rsidP="00F12019" w:rsidRDefault="00F12019" w14:paraId="099DD8AF" w14:textId="14FE5D95">
                      <w:pPr>
                        <w:pStyle w:val="Beschriftung"/>
                        <w:jc w:val="center"/>
                        <w:rPr>
                          <w:rFonts w:ascii="Source Sans Pro" w:hAnsi="Source Sans Pro"/>
                          <w:i w:val="0"/>
                          <w:iCs w:val="0"/>
                          <w:noProof/>
                          <w:color w:val="auto"/>
                          <w:sz w:val="22"/>
                          <w:szCs w:val="22"/>
                        </w:rPr>
                      </w:pPr>
                      <w:r w:rsidRPr="00B21ECD">
                        <w:rPr>
                          <w:rFonts w:ascii="Source Sans Pro" w:hAnsi="Source Sans Pro"/>
                          <w:i w:val="0"/>
                          <w:iCs w:val="0"/>
                          <w:color w:val="auto"/>
                          <w:sz w:val="20"/>
                          <w:szCs w:val="20"/>
                        </w:rPr>
                        <w:t xml:space="preserve">Audiological equipment at Choma </w:t>
                      </w:r>
                      <w:r w:rsidRPr="00B21ECD" w:rsidR="00F943B3">
                        <w:rPr>
                          <w:rFonts w:ascii="Source Sans Pro" w:hAnsi="Source Sans Pro"/>
                          <w:i w:val="0"/>
                          <w:iCs w:val="0"/>
                          <w:color w:val="auto"/>
                          <w:sz w:val="20"/>
                          <w:szCs w:val="20"/>
                        </w:rPr>
                        <w:t>Genera</w:t>
                      </w:r>
                      <w:r w:rsidRPr="00B21ECD">
                        <w:rPr>
                          <w:rFonts w:ascii="Source Sans Pro" w:hAnsi="Source Sans Pro"/>
                          <w:i w:val="0"/>
                          <w:iCs w:val="0"/>
                          <w:color w:val="auto"/>
                          <w:sz w:val="20"/>
                          <w:szCs w:val="20"/>
                        </w:rPr>
                        <w:t>l Hospital</w:t>
                      </w:r>
                    </w:p>
                  </w:txbxContent>
                </v:textbox>
              </v:shape>
            </w:pict>
          </mc:Fallback>
        </mc:AlternateContent>
      </w:r>
    </w:p>
    <w:p w14:paraId="3CBD5304" w14:textId="455B0310" w:rsidR="007479D0" w:rsidRDefault="004B710A" w:rsidP="00B70A60">
      <w:pPr>
        <w:tabs>
          <w:tab w:val="left" w:pos="6426"/>
        </w:tabs>
        <w:rPr>
          <w:rFonts w:ascii="Source Sans Pro" w:hAnsi="Source Sans Pro"/>
          <w:sz w:val="22"/>
          <w:szCs w:val="22"/>
        </w:rPr>
      </w:pPr>
      <w:r>
        <w:rPr>
          <w:noProof/>
        </w:rPr>
        <w:drawing>
          <wp:anchor distT="0" distB="0" distL="114300" distR="114300" simplePos="0" relativeHeight="251661329" behindDoc="0" locked="0" layoutInCell="1" allowOverlap="1" wp14:anchorId="653A7541" wp14:editId="420F9848">
            <wp:simplePos x="0" y="0"/>
            <wp:positionH relativeFrom="column">
              <wp:posOffset>800100</wp:posOffset>
            </wp:positionH>
            <wp:positionV relativeFrom="paragraph">
              <wp:posOffset>173355</wp:posOffset>
            </wp:positionV>
            <wp:extent cx="2996344" cy="2247900"/>
            <wp:effectExtent l="0" t="0" r="0" b="0"/>
            <wp:wrapNone/>
            <wp:docPr id="21" name="Grafik 21" descr="Ein Bild, das Pers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Person enthält.&#10;&#10;Automatisch generierte Beschreibu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96344" cy="2247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086045" w14:textId="283688CE" w:rsidR="007479D0" w:rsidRDefault="004B710A" w:rsidP="00B70A60">
      <w:pPr>
        <w:tabs>
          <w:tab w:val="left" w:pos="6426"/>
        </w:tabs>
        <w:rPr>
          <w:rFonts w:ascii="Source Sans Pro" w:hAnsi="Source Sans Pro"/>
          <w:sz w:val="22"/>
          <w:szCs w:val="22"/>
        </w:rPr>
      </w:pPr>
      <w:r>
        <w:rPr>
          <w:noProof/>
        </w:rPr>
        <w:drawing>
          <wp:anchor distT="0" distB="0" distL="114300" distR="114300" simplePos="0" relativeHeight="251662353" behindDoc="0" locked="0" layoutInCell="1" allowOverlap="1" wp14:anchorId="30517412" wp14:editId="140D6085">
            <wp:simplePos x="0" y="0"/>
            <wp:positionH relativeFrom="column">
              <wp:posOffset>4297045</wp:posOffset>
            </wp:positionH>
            <wp:positionV relativeFrom="paragraph">
              <wp:posOffset>10795</wp:posOffset>
            </wp:positionV>
            <wp:extent cx="3667125" cy="2750820"/>
            <wp:effectExtent l="0" t="0" r="9525" b="0"/>
            <wp:wrapNone/>
            <wp:docPr id="22" name="Grafik 22" descr="Ein Bild, das drinnen, Boden, Wand, Rau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drinnen, Boden, Wand, Raum enthält.&#10;&#10;Automatisch generierte Beschreibu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67125" cy="2750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C76815" w14:textId="2C661412" w:rsidR="007479D0" w:rsidRDefault="007479D0" w:rsidP="00B70A60">
      <w:pPr>
        <w:tabs>
          <w:tab w:val="left" w:pos="6426"/>
        </w:tabs>
        <w:rPr>
          <w:rFonts w:ascii="Source Sans Pro" w:hAnsi="Source Sans Pro"/>
          <w:sz w:val="22"/>
          <w:szCs w:val="22"/>
        </w:rPr>
      </w:pPr>
    </w:p>
    <w:p w14:paraId="7C612EF8" w14:textId="4F2B2120" w:rsidR="007479D0" w:rsidRDefault="004B710A" w:rsidP="00B70A60">
      <w:pPr>
        <w:tabs>
          <w:tab w:val="left" w:pos="6426"/>
        </w:tabs>
        <w:rPr>
          <w:rFonts w:ascii="Source Sans Pro" w:hAnsi="Source Sans Pro"/>
          <w:sz w:val="22"/>
          <w:szCs w:val="22"/>
        </w:rPr>
      </w:pPr>
      <w:r>
        <w:rPr>
          <w:noProof/>
        </w:rPr>
        <w:drawing>
          <wp:anchor distT="0" distB="0" distL="114300" distR="114300" simplePos="0" relativeHeight="251658246" behindDoc="0" locked="0" layoutInCell="1" allowOverlap="1" wp14:anchorId="5AD8ECF0" wp14:editId="36D75E15">
            <wp:simplePos x="0" y="0"/>
            <wp:positionH relativeFrom="column">
              <wp:posOffset>8081645</wp:posOffset>
            </wp:positionH>
            <wp:positionV relativeFrom="paragraph">
              <wp:posOffset>29820</wp:posOffset>
            </wp:positionV>
            <wp:extent cx="2969895" cy="2226983"/>
            <wp:effectExtent l="9525" t="0" r="0" b="0"/>
            <wp:wrapNone/>
            <wp:docPr id="10" name="Grafik 10" descr="Ein Bild, das Wand,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Wand, drinnen enthält.&#10;&#10;Automatisch generierte Beschreibu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2969895" cy="222698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865B53" w14:textId="29938773" w:rsidR="007479D0" w:rsidRDefault="007479D0" w:rsidP="00B70A60">
      <w:pPr>
        <w:tabs>
          <w:tab w:val="left" w:pos="6426"/>
        </w:tabs>
        <w:rPr>
          <w:rFonts w:ascii="Source Sans Pro" w:hAnsi="Source Sans Pro"/>
          <w:sz w:val="22"/>
          <w:szCs w:val="22"/>
        </w:rPr>
      </w:pPr>
    </w:p>
    <w:p w14:paraId="76E50574" w14:textId="6D9C9BCB" w:rsidR="007479D0" w:rsidRDefault="007479D0" w:rsidP="00B70A60">
      <w:pPr>
        <w:tabs>
          <w:tab w:val="left" w:pos="6426"/>
        </w:tabs>
        <w:rPr>
          <w:rFonts w:ascii="Source Sans Pro" w:hAnsi="Source Sans Pro"/>
          <w:sz w:val="22"/>
          <w:szCs w:val="22"/>
        </w:rPr>
      </w:pPr>
    </w:p>
    <w:p w14:paraId="1E998684" w14:textId="013292EC" w:rsidR="007479D0" w:rsidRDefault="007479D0" w:rsidP="00B70A60">
      <w:pPr>
        <w:tabs>
          <w:tab w:val="left" w:pos="6426"/>
        </w:tabs>
        <w:rPr>
          <w:rFonts w:ascii="Source Sans Pro" w:hAnsi="Source Sans Pro"/>
          <w:sz w:val="22"/>
          <w:szCs w:val="22"/>
        </w:rPr>
      </w:pPr>
    </w:p>
    <w:p w14:paraId="25419D7B" w14:textId="52943C47" w:rsidR="007479D0" w:rsidRDefault="007479D0" w:rsidP="00B70A60">
      <w:pPr>
        <w:tabs>
          <w:tab w:val="left" w:pos="6426"/>
        </w:tabs>
        <w:rPr>
          <w:rFonts w:ascii="Source Sans Pro" w:hAnsi="Source Sans Pro"/>
          <w:sz w:val="22"/>
          <w:szCs w:val="22"/>
        </w:rPr>
      </w:pPr>
    </w:p>
    <w:p w14:paraId="6DACD516" w14:textId="5BF17C59" w:rsidR="007479D0" w:rsidRDefault="007479D0" w:rsidP="00B70A60">
      <w:pPr>
        <w:tabs>
          <w:tab w:val="left" w:pos="6426"/>
        </w:tabs>
        <w:rPr>
          <w:rFonts w:ascii="Source Sans Pro" w:hAnsi="Source Sans Pro"/>
          <w:sz w:val="22"/>
          <w:szCs w:val="22"/>
        </w:rPr>
      </w:pPr>
    </w:p>
    <w:p w14:paraId="7A537EE5" w14:textId="68DB286B" w:rsidR="007479D0" w:rsidRDefault="007479D0" w:rsidP="00B70A60">
      <w:pPr>
        <w:tabs>
          <w:tab w:val="left" w:pos="6426"/>
        </w:tabs>
        <w:rPr>
          <w:rFonts w:ascii="Source Sans Pro" w:hAnsi="Source Sans Pro"/>
          <w:sz w:val="22"/>
          <w:szCs w:val="22"/>
        </w:rPr>
      </w:pPr>
    </w:p>
    <w:p w14:paraId="2FA1D500" w14:textId="18DB2092" w:rsidR="007479D0" w:rsidRDefault="007479D0" w:rsidP="00B70A60">
      <w:pPr>
        <w:tabs>
          <w:tab w:val="left" w:pos="6426"/>
        </w:tabs>
        <w:rPr>
          <w:rFonts w:ascii="Source Sans Pro" w:hAnsi="Source Sans Pro"/>
          <w:sz w:val="22"/>
          <w:szCs w:val="22"/>
        </w:rPr>
      </w:pPr>
    </w:p>
    <w:p w14:paraId="1E0F4D71" w14:textId="41FCDF2B" w:rsidR="007479D0" w:rsidRDefault="007479D0" w:rsidP="00B70A60">
      <w:pPr>
        <w:tabs>
          <w:tab w:val="left" w:pos="6426"/>
        </w:tabs>
        <w:rPr>
          <w:rFonts w:ascii="Source Sans Pro" w:hAnsi="Source Sans Pro"/>
          <w:sz w:val="22"/>
          <w:szCs w:val="22"/>
        </w:rPr>
      </w:pPr>
    </w:p>
    <w:p w14:paraId="3531CBAE" w14:textId="2CF56C88" w:rsidR="007479D0" w:rsidRDefault="007479D0" w:rsidP="00B70A60">
      <w:pPr>
        <w:tabs>
          <w:tab w:val="left" w:pos="6426"/>
        </w:tabs>
        <w:rPr>
          <w:rFonts w:ascii="Source Sans Pro" w:hAnsi="Source Sans Pro"/>
          <w:sz w:val="22"/>
          <w:szCs w:val="22"/>
        </w:rPr>
      </w:pPr>
    </w:p>
    <w:p w14:paraId="396F9661" w14:textId="740FD401" w:rsidR="007479D0" w:rsidRDefault="008F02FD" w:rsidP="00B70A60">
      <w:pPr>
        <w:tabs>
          <w:tab w:val="left" w:pos="6426"/>
        </w:tabs>
        <w:rPr>
          <w:rFonts w:ascii="Source Sans Pro" w:hAnsi="Source Sans Pro"/>
          <w:sz w:val="22"/>
          <w:szCs w:val="22"/>
        </w:rPr>
      </w:pPr>
      <w:r>
        <w:rPr>
          <w:noProof/>
        </w:rPr>
        <mc:AlternateContent>
          <mc:Choice Requires="wps">
            <w:drawing>
              <wp:anchor distT="0" distB="0" distL="114300" distR="114300" simplePos="0" relativeHeight="251666449" behindDoc="0" locked="0" layoutInCell="1" allowOverlap="1" wp14:anchorId="02132319" wp14:editId="142D0E79">
                <wp:simplePos x="0" y="0"/>
                <wp:positionH relativeFrom="column">
                  <wp:posOffset>485775</wp:posOffset>
                </wp:positionH>
                <wp:positionV relativeFrom="paragraph">
                  <wp:posOffset>135890</wp:posOffset>
                </wp:positionV>
                <wp:extent cx="3543300" cy="635"/>
                <wp:effectExtent l="0" t="0" r="0" b="0"/>
                <wp:wrapNone/>
                <wp:docPr id="25" name="Textfeld 25"/>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wps:spPr>
                      <wps:txbx>
                        <w:txbxContent>
                          <w:p w14:paraId="1680D917" w14:textId="1D9CF277" w:rsidR="008F02FD" w:rsidRPr="008F02FD" w:rsidRDefault="008F02FD" w:rsidP="008F02FD">
                            <w:pPr>
                              <w:pStyle w:val="Beschriftung"/>
                              <w:jc w:val="center"/>
                              <w:rPr>
                                <w:rFonts w:ascii="Source Sans Pro" w:hAnsi="Source Sans Pro"/>
                                <w:i w:val="0"/>
                                <w:iCs w:val="0"/>
                                <w:noProof/>
                                <w:color w:val="auto"/>
                                <w:sz w:val="22"/>
                                <w:szCs w:val="22"/>
                              </w:rPr>
                            </w:pPr>
                            <w:r w:rsidRPr="008F02FD">
                              <w:rPr>
                                <w:rFonts w:ascii="Source Sans Pro" w:hAnsi="Source Sans Pro"/>
                                <w:i w:val="0"/>
                                <w:iCs w:val="0"/>
                                <w:color w:val="auto"/>
                                <w:sz w:val="20"/>
                                <w:szCs w:val="20"/>
                              </w:rPr>
                              <w:t>Review of audiological equipment at Kalomo Hospital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0EDB8E9E">
              <v:shape id="Textfeld 25" style="position:absolute;margin-left:38.25pt;margin-top:10.7pt;width:279pt;height:.05pt;z-index:251666449;visibility:visible;mso-wrap-style:square;mso-wrap-distance-left:9pt;mso-wrap-distance-top:0;mso-wrap-distance-right:9pt;mso-wrap-distance-bottom:0;mso-position-horizontal:absolute;mso-position-horizontal-relative:text;mso-position-vertical:absolute;mso-position-vertical-relative:text;v-text-anchor:top" o:spid="_x0000_s103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2yNGQIAAD8EAAAOAAAAZHJzL2Uyb0RvYy54bWysU01v2zAMvQ/YfxB0X5w0azE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tx/n8ym5JPnu5r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" w14:anchorId="02132319">
                <v:textbox style="mso-fit-shape-to-text:t" inset="0,0,0,0">
                  <w:txbxContent>
                    <w:p w:rsidRPr="008F02FD" w:rsidR="008F02FD" w:rsidP="008F02FD" w:rsidRDefault="008F02FD" w14:paraId="2421D277" w14:textId="1D9CF277">
                      <w:pPr>
                        <w:pStyle w:val="Beschriftung"/>
                        <w:jc w:val="center"/>
                        <w:rPr>
                          <w:rFonts w:ascii="Source Sans Pro" w:hAnsi="Source Sans Pro"/>
                          <w:i w:val="0"/>
                          <w:iCs w:val="0"/>
                          <w:noProof/>
                          <w:color w:val="auto"/>
                          <w:sz w:val="22"/>
                          <w:szCs w:val="22"/>
                        </w:rPr>
                      </w:pPr>
                      <w:r w:rsidRPr="008F02FD">
                        <w:rPr>
                          <w:rFonts w:ascii="Source Sans Pro" w:hAnsi="Source Sans Pro"/>
                          <w:i w:val="0"/>
                          <w:iCs w:val="0"/>
                          <w:color w:val="auto"/>
                          <w:sz w:val="20"/>
                          <w:szCs w:val="20"/>
                        </w:rPr>
                        <w:t xml:space="preserve">Review of audiological equipment at </w:t>
                      </w:r>
                      <w:r w:rsidRPr="008F02FD">
                        <w:rPr>
                          <w:rFonts w:ascii="Source Sans Pro" w:hAnsi="Source Sans Pro"/>
                          <w:i w:val="0"/>
                          <w:iCs w:val="0"/>
                          <w:color w:val="auto"/>
                          <w:sz w:val="20"/>
                          <w:szCs w:val="20"/>
                        </w:rPr>
                        <w:t>Kalomo Hospital</w:t>
                      </w:r>
                    </w:p>
                  </w:txbxContent>
                </v:textbox>
              </v:shape>
            </w:pict>
          </mc:Fallback>
        </mc:AlternateContent>
      </w:r>
    </w:p>
    <w:p w14:paraId="6A7F7D62" w14:textId="2A1C0110" w:rsidR="007479D0" w:rsidRDefault="007479D0" w:rsidP="00B70A60">
      <w:pPr>
        <w:tabs>
          <w:tab w:val="left" w:pos="6426"/>
        </w:tabs>
        <w:rPr>
          <w:rFonts w:ascii="Source Sans Pro" w:hAnsi="Source Sans Pro"/>
          <w:sz w:val="22"/>
          <w:szCs w:val="22"/>
        </w:rPr>
      </w:pPr>
    </w:p>
    <w:p w14:paraId="0C355AF3" w14:textId="6E846E80" w:rsidR="007479D0" w:rsidRDefault="007479D0" w:rsidP="00B70A60">
      <w:pPr>
        <w:tabs>
          <w:tab w:val="left" w:pos="6426"/>
        </w:tabs>
        <w:rPr>
          <w:rFonts w:ascii="Source Sans Pro" w:hAnsi="Source Sans Pro"/>
          <w:sz w:val="22"/>
          <w:szCs w:val="22"/>
        </w:rPr>
      </w:pPr>
    </w:p>
    <w:p w14:paraId="64F8788B" w14:textId="24C6A760" w:rsidR="007479D0" w:rsidRDefault="00D90379" w:rsidP="00B70A60">
      <w:pPr>
        <w:tabs>
          <w:tab w:val="left" w:pos="6426"/>
        </w:tabs>
        <w:rPr>
          <w:rFonts w:ascii="Source Sans Pro" w:hAnsi="Source Sans Pro"/>
          <w:sz w:val="22"/>
          <w:szCs w:val="22"/>
        </w:rPr>
      </w:pPr>
      <w:r>
        <w:rPr>
          <w:noProof/>
        </w:rPr>
        <mc:AlternateContent>
          <mc:Choice Requires="wps">
            <w:drawing>
              <wp:anchor distT="0" distB="0" distL="114300" distR="114300" simplePos="0" relativeHeight="251658254" behindDoc="0" locked="0" layoutInCell="1" allowOverlap="1" wp14:anchorId="1B13A5EA" wp14:editId="52EFBD54">
                <wp:simplePos x="0" y="0"/>
                <wp:positionH relativeFrom="column">
                  <wp:posOffset>4291330</wp:posOffset>
                </wp:positionH>
                <wp:positionV relativeFrom="paragraph">
                  <wp:posOffset>124460</wp:posOffset>
                </wp:positionV>
                <wp:extent cx="3543300" cy="635"/>
                <wp:effectExtent l="0" t="0" r="0" b="0"/>
                <wp:wrapNone/>
                <wp:docPr id="16" name="Textfeld 16"/>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wps:spPr>
                      <wps:txbx>
                        <w:txbxContent>
                          <w:p w14:paraId="05779B91" w14:textId="0CD835C9" w:rsidR="00F943B3" w:rsidRPr="008F02FD" w:rsidRDefault="00F943B3" w:rsidP="00F943B3">
                            <w:pPr>
                              <w:pStyle w:val="Beschriftung"/>
                              <w:jc w:val="center"/>
                              <w:rPr>
                                <w:rFonts w:ascii="Source Sans Pro" w:hAnsi="Source Sans Pro"/>
                                <w:i w:val="0"/>
                                <w:iCs w:val="0"/>
                                <w:noProof/>
                                <w:color w:val="auto"/>
                                <w:sz w:val="20"/>
                                <w:szCs w:val="20"/>
                              </w:rPr>
                            </w:pPr>
                            <w:r w:rsidRPr="008F02FD">
                              <w:rPr>
                                <w:rFonts w:ascii="Source Sans Pro" w:hAnsi="Source Sans Pro"/>
                                <w:i w:val="0"/>
                                <w:iCs w:val="0"/>
                                <w:color w:val="auto"/>
                                <w:sz w:val="20"/>
                                <w:szCs w:val="20"/>
                              </w:rPr>
                              <w:t>ENT department at Livingstone Central Hospital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46081605">
              <v:shape id="Textfeld 16" style="position:absolute;margin-left:337.9pt;margin-top:9.8pt;width:279pt;height:.05pt;z-index:251658254;visibility:visible;mso-wrap-style:square;mso-wrap-distance-left:9pt;mso-wrap-distance-top:0;mso-wrap-distance-right:9pt;mso-wrap-distance-bottom:0;mso-position-horizontal:absolute;mso-position-horizontal-relative:text;mso-position-vertical:absolute;mso-position-vertical-relative:text;v-text-anchor:top" o:spid="_x0000_s1033"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EioGgIAAD8EAAAOAAAAZHJzL2Uyb0RvYy54bWysU8Fu2zAMvQ/YPwi6L06at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" w14:anchorId="1B13A5EA">
                <v:textbox style="mso-fit-shape-to-text:t" inset="0,0,0,0">
                  <w:txbxContent>
                    <w:p w:rsidRPr="008F02FD" w:rsidR="00F943B3" w:rsidP="00F943B3" w:rsidRDefault="00F943B3" w14:paraId="37F1769E" w14:textId="0CD835C9">
                      <w:pPr>
                        <w:pStyle w:val="Beschriftung"/>
                        <w:jc w:val="center"/>
                        <w:rPr>
                          <w:rFonts w:ascii="Source Sans Pro" w:hAnsi="Source Sans Pro"/>
                          <w:i w:val="0"/>
                          <w:iCs w:val="0"/>
                          <w:noProof/>
                          <w:color w:val="auto"/>
                          <w:sz w:val="20"/>
                          <w:szCs w:val="20"/>
                        </w:rPr>
                      </w:pPr>
                      <w:r w:rsidRPr="008F02FD">
                        <w:rPr>
                          <w:rFonts w:ascii="Source Sans Pro" w:hAnsi="Source Sans Pro"/>
                          <w:i w:val="0"/>
                          <w:iCs w:val="0"/>
                          <w:color w:val="auto"/>
                          <w:sz w:val="20"/>
                          <w:szCs w:val="20"/>
                        </w:rPr>
                        <w:t>ENT department at Livingstone Central Hospital</w:t>
                      </w:r>
                    </w:p>
                  </w:txbxContent>
                </v:textbox>
              </v:shape>
            </w:pict>
          </mc:Fallback>
        </mc:AlternateContent>
      </w:r>
    </w:p>
    <w:p w14:paraId="385C05F2" w14:textId="48607F14" w:rsidR="007479D0" w:rsidRPr="00B70A60" w:rsidRDefault="008F02FD" w:rsidP="00B70A60">
      <w:pPr>
        <w:tabs>
          <w:tab w:val="left" w:pos="6426"/>
        </w:tabs>
        <w:rPr>
          <w:rFonts w:ascii="Source Sans Pro" w:hAnsi="Source Sans Pro"/>
          <w:sz w:val="22"/>
          <w:szCs w:val="22"/>
        </w:rPr>
      </w:pPr>
      <w:r>
        <w:rPr>
          <w:noProof/>
        </w:rPr>
        <mc:AlternateContent>
          <mc:Choice Requires="wps">
            <w:drawing>
              <wp:anchor distT="0" distB="0" distL="114300" distR="114300" simplePos="0" relativeHeight="251668497" behindDoc="0" locked="0" layoutInCell="1" allowOverlap="1" wp14:anchorId="38F80ED6" wp14:editId="014722A3">
                <wp:simplePos x="0" y="0"/>
                <wp:positionH relativeFrom="column">
                  <wp:posOffset>4352925</wp:posOffset>
                </wp:positionH>
                <wp:positionV relativeFrom="paragraph">
                  <wp:posOffset>2800350</wp:posOffset>
                </wp:positionV>
                <wp:extent cx="3543300" cy="635"/>
                <wp:effectExtent l="0" t="0" r="0" b="0"/>
                <wp:wrapNone/>
                <wp:docPr id="26" name="Textfeld 26"/>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wps:spPr>
                      <wps:txbx>
                        <w:txbxContent>
                          <w:p w14:paraId="02D191D8" w14:textId="5F394D2B" w:rsidR="008F02FD" w:rsidRPr="008F02FD" w:rsidRDefault="008F02FD" w:rsidP="008F02FD">
                            <w:pPr>
                              <w:pStyle w:val="Beschriftung"/>
                              <w:jc w:val="center"/>
                              <w:rPr>
                                <w:rFonts w:ascii="Source Sans Pro" w:hAnsi="Source Sans Pro"/>
                                <w:i w:val="0"/>
                                <w:iCs w:val="0"/>
                                <w:noProof/>
                                <w:color w:val="auto"/>
                                <w:sz w:val="20"/>
                                <w:szCs w:val="20"/>
                              </w:rPr>
                            </w:pPr>
                            <w:r>
                              <w:rPr>
                                <w:rFonts w:ascii="Source Sans Pro" w:hAnsi="Source Sans Pro"/>
                                <w:i w:val="0"/>
                                <w:iCs w:val="0"/>
                                <w:color w:val="auto"/>
                                <w:sz w:val="20"/>
                                <w:szCs w:val="20"/>
                              </w:rPr>
                              <w:t xml:space="preserve">Witnessing </w:t>
                            </w:r>
                            <w:r w:rsidR="00DB0AE2">
                              <w:rPr>
                                <w:rFonts w:ascii="Source Sans Pro" w:hAnsi="Source Sans Pro"/>
                                <w:i w:val="0"/>
                                <w:iCs w:val="0"/>
                                <w:color w:val="auto"/>
                                <w:sz w:val="20"/>
                                <w:szCs w:val="20"/>
                              </w:rPr>
                              <w:t>outreach activity at Maramba market in Livingstone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72CD9E61">
              <v:shape id="Textfeld 26" style="position:absolute;margin-left:342.75pt;margin-top:220.5pt;width:279pt;height:.05pt;z-index:251668497;visibility:visible;mso-wrap-style:square;mso-wrap-distance-left:9pt;mso-wrap-distance-top:0;mso-wrap-distance-right:9pt;mso-wrap-distance-bottom:0;mso-position-horizontal:absolute;mso-position-horizontal-relative:text;mso-position-vertical:absolute;mso-position-vertical-relative:text;v-text-anchor:top" o:spid="_x0000_s1034"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OOhGgIAAD8EAAAOAAAAZHJzL2Uyb0RvYy54bWysU8Fu2zAMvQ/YPwi6L06atSi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rz/P51MKSYrdzK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" w14:anchorId="38F80ED6">
                <v:textbox style="mso-fit-shape-to-text:t" inset="0,0,0,0">
                  <w:txbxContent>
                    <w:p w:rsidRPr="008F02FD" w:rsidR="008F02FD" w:rsidP="008F02FD" w:rsidRDefault="008F02FD" w14:paraId="026E3155" w14:textId="5F394D2B">
                      <w:pPr>
                        <w:pStyle w:val="Beschriftung"/>
                        <w:jc w:val="center"/>
                        <w:rPr>
                          <w:rFonts w:ascii="Source Sans Pro" w:hAnsi="Source Sans Pro"/>
                          <w:i w:val="0"/>
                          <w:iCs w:val="0"/>
                          <w:noProof/>
                          <w:color w:val="auto"/>
                          <w:sz w:val="20"/>
                          <w:szCs w:val="20"/>
                        </w:rPr>
                      </w:pPr>
                      <w:r>
                        <w:rPr>
                          <w:rFonts w:ascii="Source Sans Pro" w:hAnsi="Source Sans Pro"/>
                          <w:i w:val="0"/>
                          <w:iCs w:val="0"/>
                          <w:color w:val="auto"/>
                          <w:sz w:val="20"/>
                          <w:szCs w:val="20"/>
                        </w:rPr>
                        <w:t xml:space="preserve">Witnessing </w:t>
                      </w:r>
                      <w:r w:rsidR="00DB0AE2">
                        <w:rPr>
                          <w:rFonts w:ascii="Source Sans Pro" w:hAnsi="Source Sans Pro"/>
                          <w:i w:val="0"/>
                          <w:iCs w:val="0"/>
                          <w:color w:val="auto"/>
                          <w:sz w:val="20"/>
                          <w:szCs w:val="20"/>
                        </w:rPr>
                        <w:t xml:space="preserve">outreach activity at </w:t>
                      </w:r>
                      <w:r w:rsidR="00DB0AE2">
                        <w:rPr>
                          <w:rFonts w:ascii="Source Sans Pro" w:hAnsi="Source Sans Pro"/>
                          <w:i w:val="0"/>
                          <w:iCs w:val="0"/>
                          <w:color w:val="auto"/>
                          <w:sz w:val="20"/>
                          <w:szCs w:val="20"/>
                        </w:rPr>
                        <w:t>Maramba market in Livingstone</w:t>
                      </w:r>
                    </w:p>
                  </w:txbxContent>
                </v:textbox>
              </v:shape>
            </w:pict>
          </mc:Fallback>
        </mc:AlternateContent>
      </w:r>
      <w:r w:rsidR="00D90379">
        <w:rPr>
          <w:noProof/>
        </w:rPr>
        <w:drawing>
          <wp:anchor distT="0" distB="0" distL="114300" distR="114300" simplePos="0" relativeHeight="251660305" behindDoc="0" locked="0" layoutInCell="1" allowOverlap="1" wp14:anchorId="01B8EF66" wp14:editId="6C9026F0">
            <wp:simplePos x="0" y="0"/>
            <wp:positionH relativeFrom="column">
              <wp:posOffset>787400</wp:posOffset>
            </wp:positionH>
            <wp:positionV relativeFrom="paragraph">
              <wp:posOffset>543234</wp:posOffset>
            </wp:positionV>
            <wp:extent cx="3009041" cy="2257425"/>
            <wp:effectExtent l="0" t="0" r="1270" b="0"/>
            <wp:wrapNone/>
            <wp:docPr id="23" name="Grafik 23" descr="Ein Bild, das Text, Person, Laden, zugemüll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Person, Laden, zugemüllt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09041" cy="2257425"/>
                    </a:xfrm>
                    <a:prstGeom prst="rect">
                      <a:avLst/>
                    </a:prstGeom>
                    <a:noFill/>
                    <a:ln>
                      <a:noFill/>
                    </a:ln>
                  </pic:spPr>
                </pic:pic>
              </a:graphicData>
            </a:graphic>
            <wp14:sizeRelH relativeFrom="page">
              <wp14:pctWidth>0</wp14:pctWidth>
            </wp14:sizeRelH>
            <wp14:sizeRelV relativeFrom="page">
              <wp14:pctHeight>0</wp14:pctHeight>
            </wp14:sizeRelV>
          </wp:anchor>
        </w:drawing>
      </w:r>
      <w:r w:rsidR="00D90379">
        <w:rPr>
          <w:noProof/>
        </w:rPr>
        <w:drawing>
          <wp:anchor distT="0" distB="0" distL="114300" distR="114300" simplePos="0" relativeHeight="251658245" behindDoc="0" locked="0" layoutInCell="1" allowOverlap="1" wp14:anchorId="458142A8" wp14:editId="26B2701C">
            <wp:simplePos x="0" y="0"/>
            <wp:positionH relativeFrom="column">
              <wp:posOffset>8391525</wp:posOffset>
            </wp:positionH>
            <wp:positionV relativeFrom="paragraph">
              <wp:posOffset>638175</wp:posOffset>
            </wp:positionV>
            <wp:extent cx="3000375" cy="2162636"/>
            <wp:effectExtent l="0" t="0" r="0" b="9525"/>
            <wp:wrapNone/>
            <wp:docPr id="8" name="Grafik 8" descr="Ein Bild, das Text, draußen, Person, Perso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draußen, Person, Personen enthält.&#10;&#10;Automatisch generierte Beschreibu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2900" t="3486" r="13167" b="1605"/>
                    <a:stretch/>
                  </pic:blipFill>
                  <pic:spPr bwMode="auto">
                    <a:xfrm>
                      <a:off x="0" y="0"/>
                      <a:ext cx="3000375" cy="216263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0379">
        <w:rPr>
          <w:noProof/>
        </w:rPr>
        <w:drawing>
          <wp:anchor distT="0" distB="0" distL="114300" distR="114300" simplePos="0" relativeHeight="251658244" behindDoc="0" locked="0" layoutInCell="1" allowOverlap="1" wp14:anchorId="1A1E4181" wp14:editId="3B157C1C">
            <wp:simplePos x="0" y="0"/>
            <wp:positionH relativeFrom="column">
              <wp:posOffset>4295774</wp:posOffset>
            </wp:positionH>
            <wp:positionV relativeFrom="paragraph">
              <wp:posOffset>238125</wp:posOffset>
            </wp:positionV>
            <wp:extent cx="3667125" cy="2553970"/>
            <wp:effectExtent l="0" t="0" r="9525" b="0"/>
            <wp:wrapNone/>
            <wp:docPr id="7" name="Grafik 7" descr="Ein Bild, das drinnen, schlampig, zugemüll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drinnen, schlampig, zugemüllt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67125" cy="2553970"/>
                    </a:xfrm>
                    <a:prstGeom prst="rect">
                      <a:avLst/>
                    </a:prstGeom>
                    <a:noFill/>
                    <a:ln>
                      <a:noFill/>
                    </a:ln>
                  </pic:spPr>
                </pic:pic>
              </a:graphicData>
            </a:graphic>
            <wp14:sizeRelH relativeFrom="page">
              <wp14:pctWidth>0</wp14:pctWidth>
            </wp14:sizeRelH>
            <wp14:sizeRelV relativeFrom="page">
              <wp14:pctHeight>0</wp14:pctHeight>
            </wp14:sizeRelV>
          </wp:anchor>
        </w:drawing>
      </w:r>
      <w:r w:rsidR="00D90379">
        <w:rPr>
          <w:noProof/>
        </w:rPr>
        <mc:AlternateContent>
          <mc:Choice Requires="wps">
            <w:drawing>
              <wp:anchor distT="0" distB="0" distL="114300" distR="114300" simplePos="0" relativeHeight="251658255" behindDoc="0" locked="0" layoutInCell="1" allowOverlap="1" wp14:anchorId="51CB1F7D" wp14:editId="6516C877">
                <wp:simplePos x="0" y="0"/>
                <wp:positionH relativeFrom="column">
                  <wp:posOffset>8387080</wp:posOffset>
                </wp:positionH>
                <wp:positionV relativeFrom="paragraph">
                  <wp:posOffset>156845</wp:posOffset>
                </wp:positionV>
                <wp:extent cx="2421255" cy="635"/>
                <wp:effectExtent l="0" t="0" r="0" b="0"/>
                <wp:wrapNone/>
                <wp:docPr id="17" name="Textfeld 17"/>
                <wp:cNvGraphicFramePr/>
                <a:graphic xmlns:a="http://schemas.openxmlformats.org/drawingml/2006/main">
                  <a:graphicData uri="http://schemas.microsoft.com/office/word/2010/wordprocessingShape">
                    <wps:wsp>
                      <wps:cNvSpPr txBox="1"/>
                      <wps:spPr>
                        <a:xfrm>
                          <a:off x="0" y="0"/>
                          <a:ext cx="2421255" cy="635"/>
                        </a:xfrm>
                        <a:prstGeom prst="rect">
                          <a:avLst/>
                        </a:prstGeom>
                        <a:solidFill>
                          <a:prstClr val="white"/>
                        </a:solidFill>
                        <a:ln>
                          <a:noFill/>
                        </a:ln>
                      </wps:spPr>
                      <wps:txbx>
                        <w:txbxContent>
                          <w:p w14:paraId="1123FEA3" w14:textId="4334BA45" w:rsidR="00F943B3" w:rsidRPr="00744146" w:rsidRDefault="00F943B3" w:rsidP="00F943B3">
                            <w:pPr>
                              <w:pStyle w:val="Beschriftung"/>
                              <w:jc w:val="center"/>
                              <w:rPr>
                                <w:rFonts w:ascii="Source Sans Pro" w:hAnsi="Source Sans Pro"/>
                                <w:i w:val="0"/>
                                <w:iCs w:val="0"/>
                                <w:noProof/>
                                <w:color w:val="auto"/>
                                <w:sz w:val="22"/>
                                <w:szCs w:val="22"/>
                              </w:rPr>
                            </w:pPr>
                            <w:r w:rsidRPr="00744146">
                              <w:rPr>
                                <w:rFonts w:ascii="Source Sans Pro" w:hAnsi="Source Sans Pro"/>
                                <w:i w:val="0"/>
                                <w:iCs w:val="0"/>
                                <w:color w:val="auto"/>
                                <w:sz w:val="20"/>
                                <w:szCs w:val="20"/>
                              </w:rPr>
                              <w:t>Review of audiological booth</w:t>
                            </w:r>
                            <w:r w:rsidRPr="00F943B3">
                              <w:rPr>
                                <w:rFonts w:ascii="Source Sans Pro" w:hAnsi="Source Sans Pro"/>
                                <w:i w:val="0"/>
                                <w:iCs w:val="0"/>
                                <w:color w:val="auto"/>
                              </w:rPr>
                              <w:t xml:space="preserve"> </w:t>
                            </w:r>
                            <w:r w:rsidRPr="00744146">
                              <w:rPr>
                                <w:rFonts w:ascii="Source Sans Pro" w:hAnsi="Source Sans Pro"/>
                                <w:i w:val="0"/>
                                <w:iCs w:val="0"/>
                                <w:color w:val="auto"/>
                                <w:sz w:val="20"/>
                                <w:szCs w:val="20"/>
                              </w:rPr>
                              <w:t>in Livingstone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5F6E085D">
              <v:shape id="Textfeld 17" style="position:absolute;margin-left:660.4pt;margin-top:12.35pt;width:190.65pt;height:.05pt;z-index:251658255;visibility:visible;mso-wrap-style:square;mso-wrap-distance-left:9pt;mso-wrap-distance-top:0;mso-wrap-distance-right:9pt;mso-wrap-distance-bottom:0;mso-position-horizontal:absolute;mso-position-horizontal-relative:text;mso-position-vertical:absolute;mso-position-vertical-relative:text;v-text-anchor:top" o:spid="_x0000_s1035"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UJcGwIAAD8EAAAOAAAAZHJzL2Uyb0RvYy54bWysU8Fu2zAMvQ/YPwi6L06ypdi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" w14:anchorId="51CB1F7D">
                <v:textbox style="mso-fit-shape-to-text:t" inset="0,0,0,0">
                  <w:txbxContent>
                    <w:p w:rsidRPr="00744146" w:rsidR="00F943B3" w:rsidP="00F943B3" w:rsidRDefault="00F943B3" w14:paraId="13BC193E" w14:textId="4334BA45">
                      <w:pPr>
                        <w:pStyle w:val="Beschriftung"/>
                        <w:jc w:val="center"/>
                        <w:rPr>
                          <w:rFonts w:ascii="Source Sans Pro" w:hAnsi="Source Sans Pro"/>
                          <w:i w:val="0"/>
                          <w:iCs w:val="0"/>
                          <w:noProof/>
                          <w:color w:val="auto"/>
                          <w:sz w:val="22"/>
                          <w:szCs w:val="22"/>
                        </w:rPr>
                      </w:pPr>
                      <w:r w:rsidRPr="00744146">
                        <w:rPr>
                          <w:rFonts w:ascii="Source Sans Pro" w:hAnsi="Source Sans Pro"/>
                          <w:i w:val="0"/>
                          <w:iCs w:val="0"/>
                          <w:color w:val="auto"/>
                          <w:sz w:val="20"/>
                          <w:szCs w:val="20"/>
                        </w:rPr>
                        <w:t>Review of audiological booth</w:t>
                      </w:r>
                      <w:r w:rsidRPr="00F943B3">
                        <w:rPr>
                          <w:rFonts w:ascii="Source Sans Pro" w:hAnsi="Source Sans Pro"/>
                          <w:i w:val="0"/>
                          <w:iCs w:val="0"/>
                          <w:color w:val="auto"/>
                        </w:rPr>
                        <w:t xml:space="preserve"> </w:t>
                      </w:r>
                      <w:r w:rsidRPr="00744146">
                        <w:rPr>
                          <w:rFonts w:ascii="Source Sans Pro" w:hAnsi="Source Sans Pro"/>
                          <w:i w:val="0"/>
                          <w:iCs w:val="0"/>
                          <w:color w:val="auto"/>
                          <w:sz w:val="20"/>
                          <w:szCs w:val="20"/>
                        </w:rPr>
                        <w:t>in Livingstone</w:t>
                      </w:r>
                    </w:p>
                  </w:txbxContent>
                </v:textbox>
              </v:shape>
            </w:pict>
          </mc:Fallback>
        </mc:AlternateContent>
      </w:r>
      <w:r w:rsidR="00117523">
        <w:rPr>
          <w:noProof/>
        </w:rPr>
        <mc:AlternateContent>
          <mc:Choice Requires="wps">
            <w:drawing>
              <wp:anchor distT="0" distB="0" distL="114300" distR="114300" simplePos="0" relativeHeight="251658257" behindDoc="0" locked="0" layoutInCell="1" allowOverlap="1" wp14:anchorId="17F2BD8D" wp14:editId="35058912">
                <wp:simplePos x="0" y="0"/>
                <wp:positionH relativeFrom="column">
                  <wp:posOffset>6724650</wp:posOffset>
                </wp:positionH>
                <wp:positionV relativeFrom="paragraph">
                  <wp:posOffset>4037330</wp:posOffset>
                </wp:positionV>
                <wp:extent cx="3543300" cy="635"/>
                <wp:effectExtent l="0" t="0" r="0" b="0"/>
                <wp:wrapNone/>
                <wp:docPr id="19" name="Textfeld 19"/>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wps:spPr>
                      <wps:txbx>
                        <w:txbxContent>
                          <w:p w14:paraId="75DE095F" w14:textId="3551BBCB" w:rsidR="00F943B3" w:rsidRPr="00F943B3" w:rsidRDefault="00F943B3" w:rsidP="00F943B3">
                            <w:pPr>
                              <w:pStyle w:val="Beschriftung"/>
                              <w:jc w:val="center"/>
                              <w:rPr>
                                <w:rFonts w:ascii="Source Sans Pro" w:hAnsi="Source Sans Pro"/>
                                <w:i w:val="0"/>
                                <w:iCs w:val="0"/>
                                <w:noProof/>
                                <w:color w:val="auto"/>
                                <w:sz w:val="20"/>
                                <w:szCs w:val="20"/>
                              </w:rPr>
                            </w:pPr>
                            <w:r>
                              <w:rPr>
                                <w:rFonts w:ascii="Source Sans Pro" w:hAnsi="Source Sans Pro"/>
                                <w:i w:val="0"/>
                                <w:iCs w:val="0"/>
                                <w:color w:val="auto"/>
                              </w:rPr>
                              <w:t xml:space="preserve">ENT </w:t>
                            </w:r>
                            <w:r w:rsidRPr="00B21ECD">
                              <w:rPr>
                                <w:rFonts w:ascii="Source Sans Pro" w:hAnsi="Source Sans Pro"/>
                                <w:i w:val="0"/>
                                <w:iCs w:val="0"/>
                                <w:color w:val="auto"/>
                                <w:sz w:val="20"/>
                                <w:szCs w:val="20"/>
                              </w:rPr>
                              <w:t>community</w:t>
                            </w:r>
                            <w:r w:rsidRPr="00F943B3">
                              <w:rPr>
                                <w:rFonts w:ascii="Source Sans Pro" w:hAnsi="Source Sans Pro"/>
                                <w:i w:val="0"/>
                                <w:iCs w:val="0"/>
                                <w:color w:val="auto"/>
                              </w:rPr>
                              <w:t xml:space="preserve"> outreach activity at Maramba market in Livingstone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3BCA1B7A">
              <v:shape id="Textfeld 19" style="position:absolute;margin-left:529.5pt;margin-top:317.9pt;width:279pt;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spid="_x0000_s103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0GyGQIAAEAEAAAOAAAAZHJzL2Uyb0RvYy54bWysU8Fu2zAMvQ/YPwi6L06atRi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24/z+ZRCkmJ389u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" w14:anchorId="17F2BD8D">
                <v:textbox style="mso-fit-shape-to-text:t" inset="0,0,0,0">
                  <w:txbxContent>
                    <w:p w:rsidRPr="00F943B3" w:rsidR="00F943B3" w:rsidP="00F943B3" w:rsidRDefault="00F943B3" w14:paraId="31BD3498" w14:textId="3551BBCB">
                      <w:pPr>
                        <w:pStyle w:val="Beschriftung"/>
                        <w:jc w:val="center"/>
                        <w:rPr>
                          <w:rFonts w:ascii="Source Sans Pro" w:hAnsi="Source Sans Pro"/>
                          <w:i w:val="0"/>
                          <w:iCs w:val="0"/>
                          <w:noProof/>
                          <w:color w:val="auto"/>
                          <w:sz w:val="20"/>
                          <w:szCs w:val="20"/>
                        </w:rPr>
                      </w:pPr>
                      <w:r>
                        <w:rPr>
                          <w:rFonts w:ascii="Source Sans Pro" w:hAnsi="Source Sans Pro"/>
                          <w:i w:val="0"/>
                          <w:iCs w:val="0"/>
                          <w:color w:val="auto"/>
                        </w:rPr>
                        <w:t xml:space="preserve">ENT </w:t>
                      </w:r>
                      <w:r w:rsidRPr="00B21ECD">
                        <w:rPr>
                          <w:rFonts w:ascii="Source Sans Pro" w:hAnsi="Source Sans Pro"/>
                          <w:i w:val="0"/>
                          <w:iCs w:val="0"/>
                          <w:color w:val="auto"/>
                          <w:sz w:val="20"/>
                          <w:szCs w:val="20"/>
                        </w:rPr>
                        <w:t>community</w:t>
                      </w:r>
                      <w:r w:rsidRPr="00F943B3">
                        <w:rPr>
                          <w:rFonts w:ascii="Source Sans Pro" w:hAnsi="Source Sans Pro"/>
                          <w:i w:val="0"/>
                          <w:iCs w:val="0"/>
                          <w:color w:val="auto"/>
                        </w:rPr>
                        <w:t xml:space="preserve"> outreach activity at Maramba market in Livingstone</w:t>
                      </w:r>
                    </w:p>
                  </w:txbxContent>
                </v:textbox>
              </v:shape>
            </w:pict>
          </mc:Fallback>
        </mc:AlternateContent>
      </w:r>
      <w:r w:rsidR="00F943B3">
        <w:rPr>
          <w:noProof/>
        </w:rPr>
        <mc:AlternateContent>
          <mc:Choice Requires="wps">
            <w:drawing>
              <wp:anchor distT="0" distB="0" distL="114300" distR="114300" simplePos="0" relativeHeight="251658256" behindDoc="0" locked="0" layoutInCell="1" allowOverlap="1" wp14:anchorId="18704DFB" wp14:editId="6F79E588">
                <wp:simplePos x="0" y="0"/>
                <wp:positionH relativeFrom="column">
                  <wp:posOffset>1019175</wp:posOffset>
                </wp:positionH>
                <wp:positionV relativeFrom="paragraph">
                  <wp:posOffset>3964305</wp:posOffset>
                </wp:positionV>
                <wp:extent cx="3542030" cy="635"/>
                <wp:effectExtent l="0" t="0" r="1270" b="0"/>
                <wp:wrapNone/>
                <wp:docPr id="18" name="Textfeld 18"/>
                <wp:cNvGraphicFramePr/>
                <a:graphic xmlns:a="http://schemas.openxmlformats.org/drawingml/2006/main">
                  <a:graphicData uri="http://schemas.microsoft.com/office/word/2010/wordprocessingShape">
                    <wps:wsp>
                      <wps:cNvSpPr txBox="1"/>
                      <wps:spPr>
                        <a:xfrm>
                          <a:off x="0" y="0"/>
                          <a:ext cx="3542030" cy="635"/>
                        </a:xfrm>
                        <a:prstGeom prst="rect">
                          <a:avLst/>
                        </a:prstGeom>
                        <a:solidFill>
                          <a:prstClr val="white"/>
                        </a:solidFill>
                        <a:ln>
                          <a:noFill/>
                        </a:ln>
                      </wps:spPr>
                      <wps:txbx>
                        <w:txbxContent>
                          <w:p w14:paraId="08EB67E6" w14:textId="1312F9FE" w:rsidR="00F943B3" w:rsidRPr="00F943B3" w:rsidRDefault="00F943B3" w:rsidP="00F943B3">
                            <w:pPr>
                              <w:pStyle w:val="Beschriftung"/>
                              <w:jc w:val="center"/>
                              <w:rPr>
                                <w:rFonts w:ascii="Source Sans Pro" w:hAnsi="Source Sans Pro"/>
                                <w:i w:val="0"/>
                                <w:iCs w:val="0"/>
                                <w:noProof/>
                                <w:color w:val="auto"/>
                                <w:sz w:val="20"/>
                                <w:szCs w:val="20"/>
                              </w:rPr>
                            </w:pPr>
                            <w:r w:rsidRPr="00F943B3">
                              <w:rPr>
                                <w:rFonts w:ascii="Source Sans Pro" w:hAnsi="Source Sans Pro"/>
                                <w:i w:val="0"/>
                                <w:iCs w:val="0"/>
                                <w:color w:val="auto"/>
                              </w:rPr>
                              <w:t xml:space="preserve">Consumables </w:t>
                            </w:r>
                            <w:r>
                              <w:rPr>
                                <w:rFonts w:ascii="Source Sans Pro" w:hAnsi="Source Sans Pro"/>
                                <w:i w:val="0"/>
                                <w:iCs w:val="0"/>
                                <w:color w:val="auto"/>
                              </w:rPr>
                              <w:t>used during</w:t>
                            </w:r>
                            <w:r w:rsidRPr="00F943B3">
                              <w:rPr>
                                <w:rFonts w:ascii="Source Sans Pro" w:hAnsi="Source Sans Pro"/>
                                <w:i w:val="0"/>
                                <w:iCs w:val="0"/>
                                <w:color w:val="auto"/>
                              </w:rPr>
                              <w:t xml:space="preserve"> outreach at </w:t>
                            </w:r>
                            <w:r w:rsidRPr="00B21ECD">
                              <w:rPr>
                                <w:rFonts w:ascii="Source Sans Pro" w:hAnsi="Source Sans Pro"/>
                                <w:i w:val="0"/>
                                <w:iCs w:val="0"/>
                                <w:color w:val="auto"/>
                                <w:sz w:val="20"/>
                                <w:szCs w:val="20"/>
                              </w:rPr>
                              <w:t>Maramba</w:t>
                            </w:r>
                            <w:r w:rsidRPr="00F943B3">
                              <w:rPr>
                                <w:rFonts w:ascii="Source Sans Pro" w:hAnsi="Source Sans Pro"/>
                                <w:i w:val="0"/>
                                <w:iCs w:val="0"/>
                                <w:color w:val="auto"/>
                              </w:rPr>
                              <w:t xml:space="preserve"> marke</w:t>
                            </w:r>
                            <w:r>
                              <w:rPr>
                                <w:rFonts w:ascii="Source Sans Pro" w:hAnsi="Source Sans Pro"/>
                                <w:i w:val="0"/>
                                <w:iCs w:val="0"/>
                                <w:color w:val="auto"/>
                              </w:rPr>
                              <w:t>t, Livingstone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5C2C40AD">
              <v:shape id="Textfeld 18" style="position:absolute;margin-left:80.25pt;margin-top:312.15pt;width:278.9pt;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spid="_x0000_s103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" w14:anchorId="18704DFB">
                <v:textbox style="mso-fit-shape-to-text:t" inset="0,0,0,0">
                  <w:txbxContent>
                    <w:p w:rsidRPr="00F943B3" w:rsidR="00F943B3" w:rsidP="00F943B3" w:rsidRDefault="00F943B3" w14:paraId="40813576" w14:textId="1312F9FE">
                      <w:pPr>
                        <w:pStyle w:val="Beschriftung"/>
                        <w:jc w:val="center"/>
                        <w:rPr>
                          <w:rFonts w:ascii="Source Sans Pro" w:hAnsi="Source Sans Pro"/>
                          <w:i w:val="0"/>
                          <w:iCs w:val="0"/>
                          <w:noProof/>
                          <w:color w:val="auto"/>
                          <w:sz w:val="20"/>
                          <w:szCs w:val="20"/>
                        </w:rPr>
                      </w:pPr>
                      <w:r w:rsidRPr="00F943B3">
                        <w:rPr>
                          <w:rFonts w:ascii="Source Sans Pro" w:hAnsi="Source Sans Pro"/>
                          <w:i w:val="0"/>
                          <w:iCs w:val="0"/>
                          <w:color w:val="auto"/>
                        </w:rPr>
                        <w:t xml:space="preserve">Consumables </w:t>
                      </w:r>
                      <w:r>
                        <w:rPr>
                          <w:rFonts w:ascii="Source Sans Pro" w:hAnsi="Source Sans Pro"/>
                          <w:i w:val="0"/>
                          <w:iCs w:val="0"/>
                          <w:color w:val="auto"/>
                        </w:rPr>
                        <w:t>used during</w:t>
                      </w:r>
                      <w:r w:rsidRPr="00F943B3">
                        <w:rPr>
                          <w:rFonts w:ascii="Source Sans Pro" w:hAnsi="Source Sans Pro"/>
                          <w:i w:val="0"/>
                          <w:iCs w:val="0"/>
                          <w:color w:val="auto"/>
                        </w:rPr>
                        <w:t xml:space="preserve"> outreach at </w:t>
                      </w:r>
                      <w:r w:rsidRPr="00B21ECD">
                        <w:rPr>
                          <w:rFonts w:ascii="Source Sans Pro" w:hAnsi="Source Sans Pro"/>
                          <w:i w:val="0"/>
                          <w:iCs w:val="0"/>
                          <w:color w:val="auto"/>
                          <w:sz w:val="20"/>
                          <w:szCs w:val="20"/>
                        </w:rPr>
                        <w:t>Maramba</w:t>
                      </w:r>
                      <w:r w:rsidRPr="00F943B3">
                        <w:rPr>
                          <w:rFonts w:ascii="Source Sans Pro" w:hAnsi="Source Sans Pro"/>
                          <w:i w:val="0"/>
                          <w:iCs w:val="0"/>
                          <w:color w:val="auto"/>
                        </w:rPr>
                        <w:t xml:space="preserve"> marke</w:t>
                      </w:r>
                      <w:r>
                        <w:rPr>
                          <w:rFonts w:ascii="Source Sans Pro" w:hAnsi="Source Sans Pro"/>
                          <w:i w:val="0"/>
                          <w:iCs w:val="0"/>
                          <w:color w:val="auto"/>
                        </w:rPr>
                        <w:t>t, Livingstone</w:t>
                      </w:r>
                    </w:p>
                  </w:txbxContent>
                </v:textbox>
              </v:shape>
            </w:pict>
          </mc:Fallback>
        </mc:AlternateContent>
      </w:r>
    </w:p>
    <w:sectPr w:rsidR="007479D0" w:rsidRPr="00B70A60" w:rsidSect="00FB3852">
      <w:pgSz w:w="16838" w:h="11906" w:orient="landscape"/>
      <w:pgMar w:top="1134" w:right="0" w:bottom="1134" w:left="0" w:header="709" w:footer="221"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üst, Lisa" w:date="2021-12-10T02:08:00Z" w:initials="WL">
    <w:p w14:paraId="7E5FDD08" w14:textId="5587C0CC" w:rsidR="0027578D" w:rsidRDefault="0027578D">
      <w:pPr>
        <w:pStyle w:val="Kommentartext"/>
      </w:pPr>
      <w:r>
        <w:rPr>
          <w:rStyle w:val="Kommentarzeichen"/>
        </w:rPr>
        <w:annotationRef/>
      </w:r>
      <w:r>
        <w:fldChar w:fldCharType="begin"/>
      </w:r>
      <w:r>
        <w:instrText xml:space="preserve"> HYPERLINK "mailto:Slinganiso.Homela@cbm.org" </w:instrText>
      </w:r>
      <w:bookmarkStart w:id="1" w:name="_@_961921E538354929B62B8C4B973EB044"/>
      <w:r>
        <w:fldChar w:fldCharType="separate"/>
      </w:r>
      <w:bookmarkEnd w:id="1"/>
      <w:r w:rsidRPr="0027578D">
        <w:rPr>
          <w:rStyle w:val="NichtaufgelsteErwhnung"/>
          <w:noProof/>
          <w:u w:val="dotted"/>
        </w:rPr>
        <w:t>@Homela, Slinganiso</w:t>
      </w:r>
      <w:r>
        <w:fldChar w:fldCharType="end"/>
      </w:r>
      <w:r>
        <w:t xml:space="preserve"> could you please assist me here?</w:t>
      </w:r>
    </w:p>
  </w:comment>
  <w:comment w:id="4" w:author="Kasoka, Paul" w:date="2022-01-12T07:30:00Z" w:initials="KP">
    <w:p w14:paraId="1F5C476B" w14:textId="276EF5AC" w:rsidR="64445EB8" w:rsidRDefault="64445EB8">
      <w:r>
        <w:t>It is not quite clear on the budget for the University of Zambia to continue training master trainers after UCT has delivered the initial training</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5FDD08" w15:done="0"/>
  <w15:commentEx w15:paraId="1F5C476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DB3C1" w16cex:dateUtc="2021-12-10T10:08:00Z"/>
  <w16cex:commentExtensible w16cex:durableId="6E3E35B4" w16cex:dateUtc="2022-01-12T15: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5FDD08" w16cid:durableId="255DB3C1"/>
  <w16cid:commentId w16cid:paraId="1F5C476B" w16cid:durableId="6E3E35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AE3DC8" w14:textId="77777777" w:rsidR="00144E4A" w:rsidRDefault="00144E4A" w:rsidP="001F7E8E">
      <w:r>
        <w:separator/>
      </w:r>
    </w:p>
  </w:endnote>
  <w:endnote w:type="continuationSeparator" w:id="0">
    <w:p w14:paraId="51DEDB3B" w14:textId="77777777" w:rsidR="00144E4A" w:rsidRDefault="00144E4A" w:rsidP="001F7E8E">
      <w:r>
        <w:continuationSeparator/>
      </w:r>
    </w:p>
  </w:endnote>
  <w:endnote w:type="continuationNotice" w:id="1">
    <w:p w14:paraId="5D3B425F" w14:textId="77777777" w:rsidR="00144E4A" w:rsidRDefault="00144E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panose1 w:val="020B0503030403020204"/>
    <w:charset w:val="00"/>
    <w:family w:val="swiss"/>
    <w:notTrueType/>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A996A" w14:textId="4E50CEA8" w:rsidR="00B70A60" w:rsidRPr="00B70A60" w:rsidRDefault="00D352EA" w:rsidP="00D352EA">
    <w:pPr>
      <w:pStyle w:val="Fuzeile"/>
      <w:rPr>
        <w:rFonts w:ascii="Source Sans Pro" w:hAnsi="Source Sans Pro"/>
        <w:sz w:val="22"/>
        <w:szCs w:val="22"/>
      </w:rPr>
    </w:pPr>
    <w:r>
      <w:rPr>
        <w:rFonts w:ascii="Source Sans Pro" w:hAnsi="Source Sans Pro"/>
        <w:bCs/>
        <w:sz w:val="22"/>
        <w:szCs w:val="22"/>
      </w:rPr>
      <w:t xml:space="preserve">Report date: </w:t>
    </w:r>
    <w:r w:rsidR="000448E3">
      <w:rPr>
        <w:rFonts w:ascii="Source Sans Pro" w:hAnsi="Source Sans Pro"/>
        <w:bCs/>
        <w:sz w:val="22"/>
        <w:szCs w:val="22"/>
      </w:rPr>
      <w:t>10</w:t>
    </w:r>
    <w:r w:rsidR="00ED7014">
      <w:rPr>
        <w:rFonts w:ascii="Source Sans Pro" w:hAnsi="Source Sans Pro"/>
        <w:bCs/>
        <w:sz w:val="22"/>
        <w:szCs w:val="22"/>
      </w:rPr>
      <w:t>.12.2021</w:t>
    </w:r>
    <w:r>
      <w:rPr>
        <w:rFonts w:ascii="Source Sans Pro" w:hAnsi="Source Sans Pro"/>
        <w:bCs/>
        <w:sz w:val="22"/>
        <w:szCs w:val="22"/>
      </w:rPr>
      <w:tab/>
    </w:r>
    <w:r>
      <w:rPr>
        <w:rFonts w:ascii="Source Sans Pro" w:hAnsi="Source Sans Pro"/>
        <w:bCs/>
        <w:sz w:val="22"/>
        <w:szCs w:val="22"/>
      </w:rPr>
      <w:tab/>
    </w:r>
    <w:r w:rsidR="00B70A60" w:rsidRPr="00B70A60">
      <w:rPr>
        <w:rFonts w:ascii="Source Sans Pro" w:hAnsi="Source Sans Pro"/>
        <w:bCs/>
        <w:sz w:val="22"/>
        <w:szCs w:val="22"/>
      </w:rPr>
      <w:fldChar w:fldCharType="begin"/>
    </w:r>
    <w:r w:rsidR="00B70A60" w:rsidRPr="00B70A60">
      <w:rPr>
        <w:rFonts w:ascii="Source Sans Pro" w:hAnsi="Source Sans Pro"/>
        <w:bCs/>
        <w:sz w:val="22"/>
        <w:szCs w:val="22"/>
      </w:rPr>
      <w:instrText>PAGE  \* Arabic  \* MERGEFORMAT</w:instrText>
    </w:r>
    <w:r w:rsidR="00B70A60" w:rsidRPr="00B70A60">
      <w:rPr>
        <w:rFonts w:ascii="Source Sans Pro" w:hAnsi="Source Sans Pro"/>
        <w:bCs/>
        <w:sz w:val="22"/>
        <w:szCs w:val="22"/>
      </w:rPr>
      <w:fldChar w:fldCharType="separate"/>
    </w:r>
    <w:r w:rsidRPr="00D352EA">
      <w:rPr>
        <w:rFonts w:ascii="Source Sans Pro" w:hAnsi="Source Sans Pro"/>
        <w:bCs/>
        <w:noProof/>
        <w:sz w:val="22"/>
        <w:szCs w:val="22"/>
        <w:lang w:val="de-DE"/>
      </w:rPr>
      <w:t>1</w:t>
    </w:r>
    <w:r w:rsidR="00B70A60" w:rsidRPr="00B70A60">
      <w:rPr>
        <w:rFonts w:ascii="Source Sans Pro" w:hAnsi="Source Sans Pro"/>
        <w:bCs/>
        <w:sz w:val="22"/>
        <w:szCs w:val="22"/>
      </w:rPr>
      <w:fldChar w:fldCharType="end"/>
    </w:r>
    <w:r w:rsidR="00B70A60" w:rsidRPr="00B70A60">
      <w:rPr>
        <w:rFonts w:ascii="Source Sans Pro" w:hAnsi="Source Sans Pro"/>
        <w:sz w:val="22"/>
        <w:szCs w:val="22"/>
        <w:lang w:val="de-DE"/>
      </w:rPr>
      <w:t>/</w:t>
    </w:r>
    <w:r w:rsidR="00B70A60" w:rsidRPr="00B70A60">
      <w:rPr>
        <w:rFonts w:ascii="Source Sans Pro" w:hAnsi="Source Sans Pro"/>
        <w:bCs/>
        <w:sz w:val="22"/>
        <w:szCs w:val="22"/>
      </w:rPr>
      <w:fldChar w:fldCharType="begin"/>
    </w:r>
    <w:r w:rsidR="00B70A60" w:rsidRPr="00B70A60">
      <w:rPr>
        <w:rFonts w:ascii="Source Sans Pro" w:hAnsi="Source Sans Pro"/>
        <w:bCs/>
        <w:sz w:val="22"/>
        <w:szCs w:val="22"/>
      </w:rPr>
      <w:instrText>NUMPAGES  \* Arabic  \* MERGEFORMAT</w:instrText>
    </w:r>
    <w:r w:rsidR="00B70A60" w:rsidRPr="00B70A60">
      <w:rPr>
        <w:rFonts w:ascii="Source Sans Pro" w:hAnsi="Source Sans Pro"/>
        <w:bCs/>
        <w:sz w:val="22"/>
        <w:szCs w:val="22"/>
      </w:rPr>
      <w:fldChar w:fldCharType="separate"/>
    </w:r>
    <w:r w:rsidRPr="00D352EA">
      <w:rPr>
        <w:rFonts w:ascii="Source Sans Pro" w:hAnsi="Source Sans Pro"/>
        <w:bCs/>
        <w:noProof/>
        <w:sz w:val="22"/>
        <w:szCs w:val="22"/>
        <w:lang w:val="de-DE"/>
      </w:rPr>
      <w:t>1</w:t>
    </w:r>
    <w:r w:rsidR="00B70A60" w:rsidRPr="00B70A60">
      <w:rPr>
        <w:rFonts w:ascii="Source Sans Pro" w:hAnsi="Source Sans Pro"/>
        <w:bCs/>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10F1F" w14:textId="77777777" w:rsidR="00144E4A" w:rsidRDefault="00144E4A" w:rsidP="001F7E8E">
      <w:r>
        <w:separator/>
      </w:r>
    </w:p>
  </w:footnote>
  <w:footnote w:type="continuationSeparator" w:id="0">
    <w:p w14:paraId="06AE4903" w14:textId="77777777" w:rsidR="00144E4A" w:rsidRDefault="00144E4A" w:rsidP="001F7E8E">
      <w:r>
        <w:continuationSeparator/>
      </w:r>
    </w:p>
  </w:footnote>
  <w:footnote w:type="continuationNotice" w:id="1">
    <w:p w14:paraId="41A629BD" w14:textId="77777777" w:rsidR="00144E4A" w:rsidRDefault="00144E4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A6AAA" w14:textId="77777777" w:rsidR="00B70A60" w:rsidRDefault="00B70A60">
    <w:pPr>
      <w:pStyle w:val="Kopfzeile"/>
    </w:pPr>
    <w:r w:rsidRPr="003E7FDD">
      <w:rPr>
        <w:rFonts w:ascii="Source Sans Pro" w:hAnsi="Source Sans Pro"/>
        <w:noProof/>
        <w:lang w:val="de-DE" w:eastAsia="de-DE"/>
      </w:rPr>
      <w:drawing>
        <wp:anchor distT="0" distB="0" distL="114300" distR="114300" simplePos="0" relativeHeight="251658240" behindDoc="1" locked="0" layoutInCell="1" allowOverlap="1" wp14:anchorId="3DD96683" wp14:editId="583E8B00">
          <wp:simplePos x="0" y="0"/>
          <wp:positionH relativeFrom="margin">
            <wp:posOffset>2505075</wp:posOffset>
          </wp:positionH>
          <wp:positionV relativeFrom="paragraph">
            <wp:posOffset>-166147</wp:posOffset>
          </wp:positionV>
          <wp:extent cx="853003" cy="540000"/>
          <wp:effectExtent l="0" t="0" r="4445" b="0"/>
          <wp:wrapTight wrapText="bothSides">
            <wp:wrapPolygon edited="0">
              <wp:start x="0" y="0"/>
              <wp:lineTo x="0" y="20584"/>
              <wp:lineTo x="21230" y="20584"/>
              <wp:lineTo x="21230" y="0"/>
              <wp:lineTo x="0" y="0"/>
            </wp:wrapPolygon>
          </wp:wrapTight>
          <wp:docPr id="1" name="Picture 4" descr="UKLogoLowRes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KLogoLowResColour"/>
                  <pic:cNvPicPr>
                    <a:picLocks noChangeAspect="1" noChangeArrowheads="1"/>
                  </pic:cNvPicPr>
                </pic:nvPicPr>
                <pic:blipFill rotWithShape="1">
                  <a:blip r:embed="rId1" cstate="print"/>
                  <a:srcRect t="8038"/>
                  <a:stretch/>
                </pic:blipFill>
                <pic:spPr bwMode="auto">
                  <a:xfrm>
                    <a:off x="0" y="0"/>
                    <a:ext cx="853003" cy="54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A6000"/>
    <w:multiLevelType w:val="hybridMultilevel"/>
    <w:tmpl w:val="7BEED0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187ED6"/>
    <w:multiLevelType w:val="hybridMultilevel"/>
    <w:tmpl w:val="607868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5A1F10"/>
    <w:multiLevelType w:val="hybridMultilevel"/>
    <w:tmpl w:val="BFB05B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FE0417D"/>
    <w:multiLevelType w:val="hybridMultilevel"/>
    <w:tmpl w:val="5748C922"/>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 w15:restartNumberingAfterBreak="0">
    <w:nsid w:val="19CC696E"/>
    <w:multiLevelType w:val="hybridMultilevel"/>
    <w:tmpl w:val="1D5819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DA15EB9"/>
    <w:multiLevelType w:val="hybridMultilevel"/>
    <w:tmpl w:val="587035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0C13C0E"/>
    <w:multiLevelType w:val="hybridMultilevel"/>
    <w:tmpl w:val="70E43D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3EA0237"/>
    <w:multiLevelType w:val="hybridMultilevel"/>
    <w:tmpl w:val="2A881A9C"/>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6AB28C0"/>
    <w:multiLevelType w:val="hybridMultilevel"/>
    <w:tmpl w:val="024686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EA03231"/>
    <w:multiLevelType w:val="hybridMultilevel"/>
    <w:tmpl w:val="89B2FDF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0" w15:restartNumberingAfterBreak="0">
    <w:nsid w:val="40AF328B"/>
    <w:multiLevelType w:val="hybridMultilevel"/>
    <w:tmpl w:val="78A6FD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54F1BD9"/>
    <w:multiLevelType w:val="hybridMultilevel"/>
    <w:tmpl w:val="8F623046"/>
    <w:lvl w:ilvl="0" w:tplc="BAFAA68A">
      <w:start w:val="3"/>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2" w15:restartNumberingAfterBreak="0">
    <w:nsid w:val="4BFC4385"/>
    <w:multiLevelType w:val="hybridMultilevel"/>
    <w:tmpl w:val="317A67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11F68CB"/>
    <w:multiLevelType w:val="hybridMultilevel"/>
    <w:tmpl w:val="2222E3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8F73527"/>
    <w:multiLevelType w:val="hybridMultilevel"/>
    <w:tmpl w:val="AFE21B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0F42D3F"/>
    <w:multiLevelType w:val="hybridMultilevel"/>
    <w:tmpl w:val="764EFDEE"/>
    <w:lvl w:ilvl="0" w:tplc="F8242C30">
      <w:numFmt w:val="bullet"/>
      <w:lvlText w:val="-"/>
      <w:lvlJc w:val="left"/>
      <w:pPr>
        <w:ind w:left="720" w:hanging="360"/>
      </w:pPr>
      <w:rPr>
        <w:rFonts w:ascii="Source Sans Pro" w:eastAsia="Times New Roman" w:hAnsi="Source Sans Pro"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B14298F"/>
    <w:multiLevelType w:val="hybridMultilevel"/>
    <w:tmpl w:val="AB16E334"/>
    <w:lvl w:ilvl="0" w:tplc="0407000F">
      <w:start w:val="1"/>
      <w:numFmt w:val="decimal"/>
      <w:lvlText w:val="%1."/>
      <w:lvlJc w:val="left"/>
      <w:pPr>
        <w:ind w:left="1352"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6DAF31F7"/>
    <w:multiLevelType w:val="hybridMultilevel"/>
    <w:tmpl w:val="3008F2B2"/>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8" w15:restartNumberingAfterBreak="0">
    <w:nsid w:val="70065993"/>
    <w:multiLevelType w:val="hybridMultilevel"/>
    <w:tmpl w:val="C81434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0733C2A"/>
    <w:multiLevelType w:val="hybridMultilevel"/>
    <w:tmpl w:val="A0B81A88"/>
    <w:lvl w:ilvl="0" w:tplc="2960AE34">
      <w:start w:val="1"/>
      <w:numFmt w:val="decimal"/>
      <w:lvlText w:val="%1."/>
      <w:lvlJc w:val="left"/>
      <w:pPr>
        <w:ind w:left="720" w:hanging="360"/>
      </w:pPr>
    </w:lvl>
    <w:lvl w:ilvl="1" w:tplc="7F56790C">
      <w:start w:val="1"/>
      <w:numFmt w:val="lowerLetter"/>
      <w:lvlText w:val="%2."/>
      <w:lvlJc w:val="left"/>
      <w:pPr>
        <w:ind w:left="1440" w:hanging="360"/>
      </w:pPr>
    </w:lvl>
    <w:lvl w:ilvl="2" w:tplc="468603A2">
      <w:start w:val="1"/>
      <w:numFmt w:val="lowerRoman"/>
      <w:lvlText w:val="%3."/>
      <w:lvlJc w:val="right"/>
      <w:pPr>
        <w:ind w:left="2160" w:hanging="180"/>
      </w:pPr>
    </w:lvl>
    <w:lvl w:ilvl="3" w:tplc="9C1C8AA8">
      <w:start w:val="1"/>
      <w:numFmt w:val="decimal"/>
      <w:lvlText w:val="%4."/>
      <w:lvlJc w:val="left"/>
      <w:pPr>
        <w:ind w:left="2880" w:hanging="360"/>
      </w:pPr>
    </w:lvl>
    <w:lvl w:ilvl="4" w:tplc="D2A82618">
      <w:start w:val="1"/>
      <w:numFmt w:val="lowerLetter"/>
      <w:lvlText w:val="%5."/>
      <w:lvlJc w:val="left"/>
      <w:pPr>
        <w:ind w:left="3600" w:hanging="360"/>
      </w:pPr>
    </w:lvl>
    <w:lvl w:ilvl="5" w:tplc="AD54FE4A">
      <w:start w:val="1"/>
      <w:numFmt w:val="lowerRoman"/>
      <w:lvlText w:val="%6."/>
      <w:lvlJc w:val="right"/>
      <w:pPr>
        <w:ind w:left="4320" w:hanging="180"/>
      </w:pPr>
    </w:lvl>
    <w:lvl w:ilvl="6" w:tplc="168C70A8">
      <w:start w:val="1"/>
      <w:numFmt w:val="decimal"/>
      <w:lvlText w:val="%7."/>
      <w:lvlJc w:val="left"/>
      <w:pPr>
        <w:ind w:left="5040" w:hanging="360"/>
      </w:pPr>
    </w:lvl>
    <w:lvl w:ilvl="7" w:tplc="72F0C27A">
      <w:start w:val="1"/>
      <w:numFmt w:val="lowerLetter"/>
      <w:lvlText w:val="%8."/>
      <w:lvlJc w:val="left"/>
      <w:pPr>
        <w:ind w:left="5760" w:hanging="360"/>
      </w:pPr>
    </w:lvl>
    <w:lvl w:ilvl="8" w:tplc="62BAE304">
      <w:start w:val="1"/>
      <w:numFmt w:val="lowerRoman"/>
      <w:lvlText w:val="%9."/>
      <w:lvlJc w:val="right"/>
      <w:pPr>
        <w:ind w:left="6480" w:hanging="180"/>
      </w:pPr>
    </w:lvl>
  </w:abstractNum>
  <w:abstractNum w:abstractNumId="20" w15:restartNumberingAfterBreak="0">
    <w:nsid w:val="712E4213"/>
    <w:multiLevelType w:val="hybridMultilevel"/>
    <w:tmpl w:val="3BE2CBAC"/>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9E64C5A"/>
    <w:multiLevelType w:val="hybridMultilevel"/>
    <w:tmpl w:val="CE2888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704213342">
    <w:abstractNumId w:val="19"/>
  </w:num>
  <w:num w:numId="2" w16cid:durableId="1626085422">
    <w:abstractNumId w:val="14"/>
  </w:num>
  <w:num w:numId="3" w16cid:durableId="918637795">
    <w:abstractNumId w:val="1"/>
  </w:num>
  <w:num w:numId="4" w16cid:durableId="668097542">
    <w:abstractNumId w:val="8"/>
  </w:num>
  <w:num w:numId="5" w16cid:durableId="2080055387">
    <w:abstractNumId w:val="15"/>
  </w:num>
  <w:num w:numId="6" w16cid:durableId="348989890">
    <w:abstractNumId w:val="3"/>
  </w:num>
  <w:num w:numId="7" w16cid:durableId="905070104">
    <w:abstractNumId w:val="16"/>
  </w:num>
  <w:num w:numId="8" w16cid:durableId="824587756">
    <w:abstractNumId w:val="7"/>
  </w:num>
  <w:num w:numId="9" w16cid:durableId="2013336748">
    <w:abstractNumId w:val="20"/>
  </w:num>
  <w:num w:numId="10" w16cid:durableId="446318166">
    <w:abstractNumId w:val="11"/>
  </w:num>
  <w:num w:numId="11" w16cid:durableId="737167295">
    <w:abstractNumId w:val="10"/>
  </w:num>
  <w:num w:numId="12" w16cid:durableId="1139497760">
    <w:abstractNumId w:val="21"/>
  </w:num>
  <w:num w:numId="13" w16cid:durableId="2070761988">
    <w:abstractNumId w:val="2"/>
  </w:num>
  <w:num w:numId="14" w16cid:durableId="1403870442">
    <w:abstractNumId w:val="13"/>
  </w:num>
  <w:num w:numId="15" w16cid:durableId="1443765861">
    <w:abstractNumId w:val="5"/>
  </w:num>
  <w:num w:numId="16" w16cid:durableId="1031953302">
    <w:abstractNumId w:val="4"/>
  </w:num>
  <w:num w:numId="17" w16cid:durableId="235747333">
    <w:abstractNumId w:val="12"/>
  </w:num>
  <w:num w:numId="18" w16cid:durableId="1389958149">
    <w:abstractNumId w:val="18"/>
  </w:num>
  <w:num w:numId="19" w16cid:durableId="69886720">
    <w:abstractNumId w:val="9"/>
  </w:num>
  <w:num w:numId="20" w16cid:durableId="1140152199">
    <w:abstractNumId w:val="0"/>
  </w:num>
  <w:num w:numId="21" w16cid:durableId="905723651">
    <w:abstractNumId w:val="6"/>
  </w:num>
  <w:num w:numId="22" w16cid:durableId="254097972">
    <w:abstractNumId w:val="17"/>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üst, Lisa">
    <w15:presenceInfo w15:providerId="AD" w15:userId="S::lisa.wuest@cbm.org::67944b78-8a98-478d-8735-5cc9a835b85f"/>
  </w15:person>
  <w15:person w15:author="Kasoka, Paul">
    <w15:presenceInfo w15:providerId="AD" w15:userId="S::paul.kasoka@cbm.org::cb421e32-78b5-4f0d-8896-b74e91a34a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ocumentProtection w:formatting="1" w:enforcement="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0C3B"/>
    <w:rsid w:val="00002CD0"/>
    <w:rsid w:val="00004114"/>
    <w:rsid w:val="00011347"/>
    <w:rsid w:val="00012B47"/>
    <w:rsid w:val="000138E5"/>
    <w:rsid w:val="0001528A"/>
    <w:rsid w:val="000161AB"/>
    <w:rsid w:val="00020255"/>
    <w:rsid w:val="00020537"/>
    <w:rsid w:val="0002260C"/>
    <w:rsid w:val="00022910"/>
    <w:rsid w:val="00023471"/>
    <w:rsid w:val="000240B6"/>
    <w:rsid w:val="0002474F"/>
    <w:rsid w:val="00024C26"/>
    <w:rsid w:val="00025792"/>
    <w:rsid w:val="00025830"/>
    <w:rsid w:val="000313E3"/>
    <w:rsid w:val="00031B5B"/>
    <w:rsid w:val="0003592B"/>
    <w:rsid w:val="0003647A"/>
    <w:rsid w:val="00036775"/>
    <w:rsid w:val="0004027C"/>
    <w:rsid w:val="000429FD"/>
    <w:rsid w:val="000448E3"/>
    <w:rsid w:val="00051D16"/>
    <w:rsid w:val="00051EE1"/>
    <w:rsid w:val="00055FE8"/>
    <w:rsid w:val="00062B9D"/>
    <w:rsid w:val="00063608"/>
    <w:rsid w:val="000653F0"/>
    <w:rsid w:val="0007085D"/>
    <w:rsid w:val="00072503"/>
    <w:rsid w:val="00077BBC"/>
    <w:rsid w:val="000828BC"/>
    <w:rsid w:val="00082F6B"/>
    <w:rsid w:val="000865B6"/>
    <w:rsid w:val="0008699E"/>
    <w:rsid w:val="00092C7E"/>
    <w:rsid w:val="00094E89"/>
    <w:rsid w:val="00097416"/>
    <w:rsid w:val="0009777E"/>
    <w:rsid w:val="000A0E85"/>
    <w:rsid w:val="000A1898"/>
    <w:rsid w:val="000A4FC1"/>
    <w:rsid w:val="000A6991"/>
    <w:rsid w:val="000B0225"/>
    <w:rsid w:val="000B6000"/>
    <w:rsid w:val="000B6F3F"/>
    <w:rsid w:val="000C12C0"/>
    <w:rsid w:val="000C4FB6"/>
    <w:rsid w:val="000C5689"/>
    <w:rsid w:val="000C5C05"/>
    <w:rsid w:val="000D6A31"/>
    <w:rsid w:val="000D79D4"/>
    <w:rsid w:val="000D7E43"/>
    <w:rsid w:val="000E1539"/>
    <w:rsid w:val="000E1A1E"/>
    <w:rsid w:val="000E66D9"/>
    <w:rsid w:val="000F0615"/>
    <w:rsid w:val="000F18D6"/>
    <w:rsid w:val="000F5269"/>
    <w:rsid w:val="00110610"/>
    <w:rsid w:val="00117414"/>
    <w:rsid w:val="00117523"/>
    <w:rsid w:val="0012325C"/>
    <w:rsid w:val="00124612"/>
    <w:rsid w:val="00125F63"/>
    <w:rsid w:val="00127DC2"/>
    <w:rsid w:val="0013088A"/>
    <w:rsid w:val="001309A8"/>
    <w:rsid w:val="001336DD"/>
    <w:rsid w:val="00133B4B"/>
    <w:rsid w:val="00137099"/>
    <w:rsid w:val="00140540"/>
    <w:rsid w:val="0014190C"/>
    <w:rsid w:val="001434AD"/>
    <w:rsid w:val="0014388D"/>
    <w:rsid w:val="00143A97"/>
    <w:rsid w:val="00144E4A"/>
    <w:rsid w:val="00145BE5"/>
    <w:rsid w:val="001464B1"/>
    <w:rsid w:val="001475D7"/>
    <w:rsid w:val="00151A1E"/>
    <w:rsid w:val="00152923"/>
    <w:rsid w:val="00152F90"/>
    <w:rsid w:val="001532F2"/>
    <w:rsid w:val="0015428B"/>
    <w:rsid w:val="00155805"/>
    <w:rsid w:val="00155900"/>
    <w:rsid w:val="001619D4"/>
    <w:rsid w:val="00162F71"/>
    <w:rsid w:val="00165F25"/>
    <w:rsid w:val="00170781"/>
    <w:rsid w:val="00173DCF"/>
    <w:rsid w:val="00174FEC"/>
    <w:rsid w:val="00180847"/>
    <w:rsid w:val="001815DA"/>
    <w:rsid w:val="00191713"/>
    <w:rsid w:val="00191725"/>
    <w:rsid w:val="00191E98"/>
    <w:rsid w:val="0019651B"/>
    <w:rsid w:val="001A39F6"/>
    <w:rsid w:val="001A5C97"/>
    <w:rsid w:val="001A6EA9"/>
    <w:rsid w:val="001B374B"/>
    <w:rsid w:val="001B4532"/>
    <w:rsid w:val="001B6ED8"/>
    <w:rsid w:val="001C6C9E"/>
    <w:rsid w:val="001C7377"/>
    <w:rsid w:val="001D62B0"/>
    <w:rsid w:val="001E14BD"/>
    <w:rsid w:val="001E5498"/>
    <w:rsid w:val="001E66A1"/>
    <w:rsid w:val="001E6908"/>
    <w:rsid w:val="001F116F"/>
    <w:rsid w:val="001F1E66"/>
    <w:rsid w:val="001F6C79"/>
    <w:rsid w:val="001F7E8E"/>
    <w:rsid w:val="00202BB5"/>
    <w:rsid w:val="00203F85"/>
    <w:rsid w:val="00206075"/>
    <w:rsid w:val="002135A2"/>
    <w:rsid w:val="0021484C"/>
    <w:rsid w:val="00214B99"/>
    <w:rsid w:val="002167B2"/>
    <w:rsid w:val="0022011F"/>
    <w:rsid w:val="002250C2"/>
    <w:rsid w:val="00225C51"/>
    <w:rsid w:val="0023002F"/>
    <w:rsid w:val="00231087"/>
    <w:rsid w:val="00232A8E"/>
    <w:rsid w:val="002357E0"/>
    <w:rsid w:val="00241DAF"/>
    <w:rsid w:val="002551B3"/>
    <w:rsid w:val="002609E0"/>
    <w:rsid w:val="0026122D"/>
    <w:rsid w:val="002653AE"/>
    <w:rsid w:val="00266D74"/>
    <w:rsid w:val="00270161"/>
    <w:rsid w:val="002727A0"/>
    <w:rsid w:val="00272AFF"/>
    <w:rsid w:val="0027578D"/>
    <w:rsid w:val="00277694"/>
    <w:rsid w:val="00280C50"/>
    <w:rsid w:val="00280D4C"/>
    <w:rsid w:val="00282769"/>
    <w:rsid w:val="002846FF"/>
    <w:rsid w:val="002904DD"/>
    <w:rsid w:val="00293E5F"/>
    <w:rsid w:val="00297E81"/>
    <w:rsid w:val="002A1781"/>
    <w:rsid w:val="002A22DC"/>
    <w:rsid w:val="002A5812"/>
    <w:rsid w:val="002B03C0"/>
    <w:rsid w:val="002B166F"/>
    <w:rsid w:val="002B16C8"/>
    <w:rsid w:val="002B305D"/>
    <w:rsid w:val="002B3945"/>
    <w:rsid w:val="002B40C6"/>
    <w:rsid w:val="002B4C29"/>
    <w:rsid w:val="002B7F0E"/>
    <w:rsid w:val="002C2250"/>
    <w:rsid w:val="002C4856"/>
    <w:rsid w:val="002C54DC"/>
    <w:rsid w:val="002D202D"/>
    <w:rsid w:val="002D301B"/>
    <w:rsid w:val="002D4406"/>
    <w:rsid w:val="002D5D95"/>
    <w:rsid w:val="002D7967"/>
    <w:rsid w:val="002E0672"/>
    <w:rsid w:val="002E2863"/>
    <w:rsid w:val="002E321D"/>
    <w:rsid w:val="002E6A1E"/>
    <w:rsid w:val="002F3136"/>
    <w:rsid w:val="002F3AFD"/>
    <w:rsid w:val="002F454A"/>
    <w:rsid w:val="002F75F4"/>
    <w:rsid w:val="0030194A"/>
    <w:rsid w:val="00304856"/>
    <w:rsid w:val="0031033F"/>
    <w:rsid w:val="00313B75"/>
    <w:rsid w:val="00314564"/>
    <w:rsid w:val="00314D4D"/>
    <w:rsid w:val="003159EB"/>
    <w:rsid w:val="00326939"/>
    <w:rsid w:val="003304FA"/>
    <w:rsid w:val="00331C71"/>
    <w:rsid w:val="0033527D"/>
    <w:rsid w:val="00335DEB"/>
    <w:rsid w:val="003361D2"/>
    <w:rsid w:val="0034060F"/>
    <w:rsid w:val="00341464"/>
    <w:rsid w:val="0034246A"/>
    <w:rsid w:val="00346C30"/>
    <w:rsid w:val="00354FCF"/>
    <w:rsid w:val="003561AD"/>
    <w:rsid w:val="00361268"/>
    <w:rsid w:val="00363724"/>
    <w:rsid w:val="00365DA9"/>
    <w:rsid w:val="0036669B"/>
    <w:rsid w:val="00367B83"/>
    <w:rsid w:val="00371C93"/>
    <w:rsid w:val="00375BF2"/>
    <w:rsid w:val="00383A45"/>
    <w:rsid w:val="003846C7"/>
    <w:rsid w:val="003847E6"/>
    <w:rsid w:val="003867F7"/>
    <w:rsid w:val="003904D6"/>
    <w:rsid w:val="00394360"/>
    <w:rsid w:val="00395439"/>
    <w:rsid w:val="003A0DC5"/>
    <w:rsid w:val="003A11C0"/>
    <w:rsid w:val="003A2ED2"/>
    <w:rsid w:val="003A32F1"/>
    <w:rsid w:val="003A3948"/>
    <w:rsid w:val="003A630C"/>
    <w:rsid w:val="003B4BA1"/>
    <w:rsid w:val="003B5B16"/>
    <w:rsid w:val="003B7255"/>
    <w:rsid w:val="003C0838"/>
    <w:rsid w:val="003C3710"/>
    <w:rsid w:val="003C493B"/>
    <w:rsid w:val="003E7FDD"/>
    <w:rsid w:val="003F4F2D"/>
    <w:rsid w:val="00401CE7"/>
    <w:rsid w:val="00404B8E"/>
    <w:rsid w:val="00405C60"/>
    <w:rsid w:val="004129B5"/>
    <w:rsid w:val="00413ACF"/>
    <w:rsid w:val="00415435"/>
    <w:rsid w:val="00415D10"/>
    <w:rsid w:val="004173D7"/>
    <w:rsid w:val="00417B99"/>
    <w:rsid w:val="00421D74"/>
    <w:rsid w:val="00426FCF"/>
    <w:rsid w:val="00430D13"/>
    <w:rsid w:val="00434037"/>
    <w:rsid w:val="00434704"/>
    <w:rsid w:val="00435EE3"/>
    <w:rsid w:val="00436C6A"/>
    <w:rsid w:val="00442424"/>
    <w:rsid w:val="0044266C"/>
    <w:rsid w:val="00442E1F"/>
    <w:rsid w:val="004447C5"/>
    <w:rsid w:val="0044782F"/>
    <w:rsid w:val="004577C0"/>
    <w:rsid w:val="00461217"/>
    <w:rsid w:val="004632F9"/>
    <w:rsid w:val="00463F8D"/>
    <w:rsid w:val="00464DB9"/>
    <w:rsid w:val="00470E59"/>
    <w:rsid w:val="004728C9"/>
    <w:rsid w:val="0048164B"/>
    <w:rsid w:val="00482773"/>
    <w:rsid w:val="00484D1E"/>
    <w:rsid w:val="004877A5"/>
    <w:rsid w:val="00492223"/>
    <w:rsid w:val="00495343"/>
    <w:rsid w:val="004A1812"/>
    <w:rsid w:val="004A2800"/>
    <w:rsid w:val="004A736C"/>
    <w:rsid w:val="004B0993"/>
    <w:rsid w:val="004B356E"/>
    <w:rsid w:val="004B3EA3"/>
    <w:rsid w:val="004B641C"/>
    <w:rsid w:val="004B66BC"/>
    <w:rsid w:val="004B675E"/>
    <w:rsid w:val="004B710A"/>
    <w:rsid w:val="004C1BA2"/>
    <w:rsid w:val="004C5490"/>
    <w:rsid w:val="004C765D"/>
    <w:rsid w:val="004D31E3"/>
    <w:rsid w:val="004D43EA"/>
    <w:rsid w:val="004D6874"/>
    <w:rsid w:val="004D75F0"/>
    <w:rsid w:val="004E191F"/>
    <w:rsid w:val="004E67F0"/>
    <w:rsid w:val="004F0ACC"/>
    <w:rsid w:val="004F19D4"/>
    <w:rsid w:val="004F2621"/>
    <w:rsid w:val="004F2E61"/>
    <w:rsid w:val="00500C7F"/>
    <w:rsid w:val="00500DCA"/>
    <w:rsid w:val="00500E42"/>
    <w:rsid w:val="0050109D"/>
    <w:rsid w:val="00501A33"/>
    <w:rsid w:val="00504C94"/>
    <w:rsid w:val="00510265"/>
    <w:rsid w:val="00514FDA"/>
    <w:rsid w:val="005204B9"/>
    <w:rsid w:val="005231D6"/>
    <w:rsid w:val="00523C02"/>
    <w:rsid w:val="00526EE3"/>
    <w:rsid w:val="005279B1"/>
    <w:rsid w:val="005301C8"/>
    <w:rsid w:val="00531BFF"/>
    <w:rsid w:val="00532BD7"/>
    <w:rsid w:val="00535221"/>
    <w:rsid w:val="00535363"/>
    <w:rsid w:val="005403B4"/>
    <w:rsid w:val="00550522"/>
    <w:rsid w:val="005532F3"/>
    <w:rsid w:val="0056041C"/>
    <w:rsid w:val="00570932"/>
    <w:rsid w:val="00570C1B"/>
    <w:rsid w:val="00575685"/>
    <w:rsid w:val="00576EF1"/>
    <w:rsid w:val="005816F4"/>
    <w:rsid w:val="005819DD"/>
    <w:rsid w:val="005867A0"/>
    <w:rsid w:val="00587B7B"/>
    <w:rsid w:val="0059136D"/>
    <w:rsid w:val="005A1CDF"/>
    <w:rsid w:val="005A3EA6"/>
    <w:rsid w:val="005A4B21"/>
    <w:rsid w:val="005A4C07"/>
    <w:rsid w:val="005B48D3"/>
    <w:rsid w:val="005C31EB"/>
    <w:rsid w:val="005C36AB"/>
    <w:rsid w:val="005C4F4A"/>
    <w:rsid w:val="005C54A2"/>
    <w:rsid w:val="005D076D"/>
    <w:rsid w:val="005D08C1"/>
    <w:rsid w:val="005D4F9C"/>
    <w:rsid w:val="005E1099"/>
    <w:rsid w:val="005E3B09"/>
    <w:rsid w:val="005E4586"/>
    <w:rsid w:val="005E46E6"/>
    <w:rsid w:val="005E4E2C"/>
    <w:rsid w:val="005E6CDF"/>
    <w:rsid w:val="005E70B0"/>
    <w:rsid w:val="005F16D1"/>
    <w:rsid w:val="00604018"/>
    <w:rsid w:val="0060401A"/>
    <w:rsid w:val="00610AC5"/>
    <w:rsid w:val="00611759"/>
    <w:rsid w:val="00612FB9"/>
    <w:rsid w:val="006131B3"/>
    <w:rsid w:val="00616941"/>
    <w:rsid w:val="0061757F"/>
    <w:rsid w:val="00622677"/>
    <w:rsid w:val="00624696"/>
    <w:rsid w:val="00625A76"/>
    <w:rsid w:val="0063185B"/>
    <w:rsid w:val="00634B2C"/>
    <w:rsid w:val="00634BCC"/>
    <w:rsid w:val="00635A52"/>
    <w:rsid w:val="00641554"/>
    <w:rsid w:val="006463F0"/>
    <w:rsid w:val="00647027"/>
    <w:rsid w:val="00654ED8"/>
    <w:rsid w:val="00661113"/>
    <w:rsid w:val="00666D1D"/>
    <w:rsid w:val="0067020D"/>
    <w:rsid w:val="00670C09"/>
    <w:rsid w:val="006713A0"/>
    <w:rsid w:val="006714DA"/>
    <w:rsid w:val="006717CC"/>
    <w:rsid w:val="00672166"/>
    <w:rsid w:val="00675592"/>
    <w:rsid w:val="00676886"/>
    <w:rsid w:val="006774F3"/>
    <w:rsid w:val="00677A4B"/>
    <w:rsid w:val="00677A6A"/>
    <w:rsid w:val="00677AC0"/>
    <w:rsid w:val="00677B8D"/>
    <w:rsid w:val="006839B9"/>
    <w:rsid w:val="0068425C"/>
    <w:rsid w:val="00686BE5"/>
    <w:rsid w:val="0069250A"/>
    <w:rsid w:val="00692B27"/>
    <w:rsid w:val="0069480E"/>
    <w:rsid w:val="00695589"/>
    <w:rsid w:val="00696C40"/>
    <w:rsid w:val="006A044C"/>
    <w:rsid w:val="006A13E4"/>
    <w:rsid w:val="006A40CF"/>
    <w:rsid w:val="006A4657"/>
    <w:rsid w:val="006A5115"/>
    <w:rsid w:val="006B12A1"/>
    <w:rsid w:val="006B2192"/>
    <w:rsid w:val="006B3EC6"/>
    <w:rsid w:val="006C133B"/>
    <w:rsid w:val="006C4EE4"/>
    <w:rsid w:val="006C512D"/>
    <w:rsid w:val="006C5A31"/>
    <w:rsid w:val="006D5E63"/>
    <w:rsid w:val="006D6FFE"/>
    <w:rsid w:val="006E08FB"/>
    <w:rsid w:val="006E0FF7"/>
    <w:rsid w:val="006E1A4B"/>
    <w:rsid w:val="006E36BC"/>
    <w:rsid w:val="006E5EAD"/>
    <w:rsid w:val="006E7491"/>
    <w:rsid w:val="006E7FDB"/>
    <w:rsid w:val="006F26AE"/>
    <w:rsid w:val="006F2C75"/>
    <w:rsid w:val="006F4800"/>
    <w:rsid w:val="006F6F68"/>
    <w:rsid w:val="007000DD"/>
    <w:rsid w:val="00707E56"/>
    <w:rsid w:val="00710DD3"/>
    <w:rsid w:val="0071150A"/>
    <w:rsid w:val="00714024"/>
    <w:rsid w:val="007169E1"/>
    <w:rsid w:val="00721DC6"/>
    <w:rsid w:val="007267B8"/>
    <w:rsid w:val="007275BE"/>
    <w:rsid w:val="00730FAB"/>
    <w:rsid w:val="00734A10"/>
    <w:rsid w:val="00734BD6"/>
    <w:rsid w:val="00742F74"/>
    <w:rsid w:val="00744146"/>
    <w:rsid w:val="00747663"/>
    <w:rsid w:val="007479D0"/>
    <w:rsid w:val="00750430"/>
    <w:rsid w:val="00750ACF"/>
    <w:rsid w:val="007510A0"/>
    <w:rsid w:val="00753643"/>
    <w:rsid w:val="007542DE"/>
    <w:rsid w:val="007612C9"/>
    <w:rsid w:val="00763B8A"/>
    <w:rsid w:val="007649B9"/>
    <w:rsid w:val="007659B0"/>
    <w:rsid w:val="00767457"/>
    <w:rsid w:val="00771B4B"/>
    <w:rsid w:val="00780FE6"/>
    <w:rsid w:val="00784EDC"/>
    <w:rsid w:val="007859D4"/>
    <w:rsid w:val="007860C1"/>
    <w:rsid w:val="00790CE7"/>
    <w:rsid w:val="0079309F"/>
    <w:rsid w:val="007966CB"/>
    <w:rsid w:val="00797FC7"/>
    <w:rsid w:val="007A2358"/>
    <w:rsid w:val="007A40F0"/>
    <w:rsid w:val="007B2819"/>
    <w:rsid w:val="007B4F95"/>
    <w:rsid w:val="007B717E"/>
    <w:rsid w:val="007C07A8"/>
    <w:rsid w:val="007C2A14"/>
    <w:rsid w:val="007C33AC"/>
    <w:rsid w:val="007C3F82"/>
    <w:rsid w:val="007C54AB"/>
    <w:rsid w:val="007D3ACF"/>
    <w:rsid w:val="007D48F0"/>
    <w:rsid w:val="007D6E9C"/>
    <w:rsid w:val="007E370E"/>
    <w:rsid w:val="007F18A4"/>
    <w:rsid w:val="007F527F"/>
    <w:rsid w:val="007F5590"/>
    <w:rsid w:val="007F6B32"/>
    <w:rsid w:val="00802051"/>
    <w:rsid w:val="00802AA2"/>
    <w:rsid w:val="008039D0"/>
    <w:rsid w:val="00803D0E"/>
    <w:rsid w:val="00811A7F"/>
    <w:rsid w:val="008135FA"/>
    <w:rsid w:val="00814EE7"/>
    <w:rsid w:val="0082501A"/>
    <w:rsid w:val="00825536"/>
    <w:rsid w:val="008335B7"/>
    <w:rsid w:val="00833977"/>
    <w:rsid w:val="00834F15"/>
    <w:rsid w:val="008440A7"/>
    <w:rsid w:val="008501E7"/>
    <w:rsid w:val="00853A63"/>
    <w:rsid w:val="00856D00"/>
    <w:rsid w:val="008630F5"/>
    <w:rsid w:val="00867085"/>
    <w:rsid w:val="00871F31"/>
    <w:rsid w:val="00872750"/>
    <w:rsid w:val="00872817"/>
    <w:rsid w:val="00874741"/>
    <w:rsid w:val="00876A4F"/>
    <w:rsid w:val="008814CA"/>
    <w:rsid w:val="00881A16"/>
    <w:rsid w:val="00881E8A"/>
    <w:rsid w:val="00883EE1"/>
    <w:rsid w:val="0088429F"/>
    <w:rsid w:val="008917D4"/>
    <w:rsid w:val="00894C6E"/>
    <w:rsid w:val="008973F5"/>
    <w:rsid w:val="008A19A2"/>
    <w:rsid w:val="008A210B"/>
    <w:rsid w:val="008A419D"/>
    <w:rsid w:val="008A5CE2"/>
    <w:rsid w:val="008B3549"/>
    <w:rsid w:val="008B6A45"/>
    <w:rsid w:val="008C5296"/>
    <w:rsid w:val="008D00EF"/>
    <w:rsid w:val="008D1F38"/>
    <w:rsid w:val="008D472D"/>
    <w:rsid w:val="008D54B3"/>
    <w:rsid w:val="008D553C"/>
    <w:rsid w:val="008D574E"/>
    <w:rsid w:val="008F02FD"/>
    <w:rsid w:val="008F0F77"/>
    <w:rsid w:val="008F1730"/>
    <w:rsid w:val="008F18D6"/>
    <w:rsid w:val="008F3897"/>
    <w:rsid w:val="008F4141"/>
    <w:rsid w:val="008F5334"/>
    <w:rsid w:val="008F6D6D"/>
    <w:rsid w:val="008F7559"/>
    <w:rsid w:val="00901460"/>
    <w:rsid w:val="00901F3A"/>
    <w:rsid w:val="0090372F"/>
    <w:rsid w:val="009060C7"/>
    <w:rsid w:val="00907D1A"/>
    <w:rsid w:val="00913871"/>
    <w:rsid w:val="00913BC7"/>
    <w:rsid w:val="00916AA9"/>
    <w:rsid w:val="00922983"/>
    <w:rsid w:val="009232D6"/>
    <w:rsid w:val="00923324"/>
    <w:rsid w:val="00925F65"/>
    <w:rsid w:val="0092797B"/>
    <w:rsid w:val="00931A99"/>
    <w:rsid w:val="00932267"/>
    <w:rsid w:val="009359D7"/>
    <w:rsid w:val="00941791"/>
    <w:rsid w:val="009503A4"/>
    <w:rsid w:val="00955135"/>
    <w:rsid w:val="00957FA2"/>
    <w:rsid w:val="00960533"/>
    <w:rsid w:val="00961431"/>
    <w:rsid w:val="0096155B"/>
    <w:rsid w:val="00962A0A"/>
    <w:rsid w:val="00964B77"/>
    <w:rsid w:val="00964D84"/>
    <w:rsid w:val="0096516F"/>
    <w:rsid w:val="00971E4C"/>
    <w:rsid w:val="00972361"/>
    <w:rsid w:val="00972529"/>
    <w:rsid w:val="00972D0C"/>
    <w:rsid w:val="00983010"/>
    <w:rsid w:val="009830AE"/>
    <w:rsid w:val="00984B4E"/>
    <w:rsid w:val="00990703"/>
    <w:rsid w:val="00991580"/>
    <w:rsid w:val="00991DE1"/>
    <w:rsid w:val="00992414"/>
    <w:rsid w:val="00992B3C"/>
    <w:rsid w:val="009937EC"/>
    <w:rsid w:val="00996233"/>
    <w:rsid w:val="009A5225"/>
    <w:rsid w:val="009A73BC"/>
    <w:rsid w:val="009A7879"/>
    <w:rsid w:val="009B4D90"/>
    <w:rsid w:val="009B7771"/>
    <w:rsid w:val="009D030C"/>
    <w:rsid w:val="009E030B"/>
    <w:rsid w:val="009E13DC"/>
    <w:rsid w:val="009E489B"/>
    <w:rsid w:val="009F42C9"/>
    <w:rsid w:val="009F4878"/>
    <w:rsid w:val="00A023D8"/>
    <w:rsid w:val="00A0561E"/>
    <w:rsid w:val="00A06D08"/>
    <w:rsid w:val="00A07C21"/>
    <w:rsid w:val="00A2591C"/>
    <w:rsid w:val="00A33601"/>
    <w:rsid w:val="00A36506"/>
    <w:rsid w:val="00A36FC8"/>
    <w:rsid w:val="00A40787"/>
    <w:rsid w:val="00A40E7D"/>
    <w:rsid w:val="00A42270"/>
    <w:rsid w:val="00A43FDC"/>
    <w:rsid w:val="00A44142"/>
    <w:rsid w:val="00A4615E"/>
    <w:rsid w:val="00A51752"/>
    <w:rsid w:val="00A51F3C"/>
    <w:rsid w:val="00A56944"/>
    <w:rsid w:val="00A57ABB"/>
    <w:rsid w:val="00A6032D"/>
    <w:rsid w:val="00A62FE7"/>
    <w:rsid w:val="00A712BA"/>
    <w:rsid w:val="00A71C75"/>
    <w:rsid w:val="00A90C3B"/>
    <w:rsid w:val="00A919B8"/>
    <w:rsid w:val="00AA056E"/>
    <w:rsid w:val="00AA0E1D"/>
    <w:rsid w:val="00AA1254"/>
    <w:rsid w:val="00AA1D29"/>
    <w:rsid w:val="00AB2AC1"/>
    <w:rsid w:val="00AB7A78"/>
    <w:rsid w:val="00AC002B"/>
    <w:rsid w:val="00AC044F"/>
    <w:rsid w:val="00AC21BB"/>
    <w:rsid w:val="00AC5659"/>
    <w:rsid w:val="00AD25BB"/>
    <w:rsid w:val="00AE6BBD"/>
    <w:rsid w:val="00AF32A6"/>
    <w:rsid w:val="00AF49CD"/>
    <w:rsid w:val="00AF58EC"/>
    <w:rsid w:val="00AF74F6"/>
    <w:rsid w:val="00B00CC1"/>
    <w:rsid w:val="00B025C5"/>
    <w:rsid w:val="00B045D0"/>
    <w:rsid w:val="00B07D1C"/>
    <w:rsid w:val="00B10B28"/>
    <w:rsid w:val="00B11BAB"/>
    <w:rsid w:val="00B11E16"/>
    <w:rsid w:val="00B12606"/>
    <w:rsid w:val="00B13B00"/>
    <w:rsid w:val="00B21ECD"/>
    <w:rsid w:val="00B23BC2"/>
    <w:rsid w:val="00B417F8"/>
    <w:rsid w:val="00B434AF"/>
    <w:rsid w:val="00B46EA8"/>
    <w:rsid w:val="00B502AD"/>
    <w:rsid w:val="00B50CF1"/>
    <w:rsid w:val="00B51C9D"/>
    <w:rsid w:val="00B53F4E"/>
    <w:rsid w:val="00B55F37"/>
    <w:rsid w:val="00B622B0"/>
    <w:rsid w:val="00B64B57"/>
    <w:rsid w:val="00B70A60"/>
    <w:rsid w:val="00B73B89"/>
    <w:rsid w:val="00B75265"/>
    <w:rsid w:val="00B75B0B"/>
    <w:rsid w:val="00B77612"/>
    <w:rsid w:val="00B8058D"/>
    <w:rsid w:val="00B80C85"/>
    <w:rsid w:val="00B912B6"/>
    <w:rsid w:val="00B918BA"/>
    <w:rsid w:val="00B92051"/>
    <w:rsid w:val="00B92F75"/>
    <w:rsid w:val="00B93917"/>
    <w:rsid w:val="00BA14BB"/>
    <w:rsid w:val="00BA3B67"/>
    <w:rsid w:val="00BA410A"/>
    <w:rsid w:val="00BA4B9F"/>
    <w:rsid w:val="00BB00FF"/>
    <w:rsid w:val="00BB06A8"/>
    <w:rsid w:val="00BB122F"/>
    <w:rsid w:val="00BB1776"/>
    <w:rsid w:val="00BB63ED"/>
    <w:rsid w:val="00BB6A89"/>
    <w:rsid w:val="00BB71BA"/>
    <w:rsid w:val="00BB75A8"/>
    <w:rsid w:val="00BC7325"/>
    <w:rsid w:val="00BC76CD"/>
    <w:rsid w:val="00BC7E90"/>
    <w:rsid w:val="00BD1C1C"/>
    <w:rsid w:val="00BD42A7"/>
    <w:rsid w:val="00BE0E03"/>
    <w:rsid w:val="00BE4B2F"/>
    <w:rsid w:val="00BE6691"/>
    <w:rsid w:val="00BE7EC4"/>
    <w:rsid w:val="00BF041F"/>
    <w:rsid w:val="00BF11A0"/>
    <w:rsid w:val="00BF1B65"/>
    <w:rsid w:val="00BF2A9E"/>
    <w:rsid w:val="00BF2E6B"/>
    <w:rsid w:val="00BF5A7D"/>
    <w:rsid w:val="00BF7D8D"/>
    <w:rsid w:val="00C05AAB"/>
    <w:rsid w:val="00C06E4F"/>
    <w:rsid w:val="00C11E37"/>
    <w:rsid w:val="00C15CD1"/>
    <w:rsid w:val="00C203F9"/>
    <w:rsid w:val="00C23E0E"/>
    <w:rsid w:val="00C307B6"/>
    <w:rsid w:val="00C32255"/>
    <w:rsid w:val="00C34C2A"/>
    <w:rsid w:val="00C4012D"/>
    <w:rsid w:val="00C47356"/>
    <w:rsid w:val="00C52618"/>
    <w:rsid w:val="00C52ED1"/>
    <w:rsid w:val="00C56650"/>
    <w:rsid w:val="00C60C7E"/>
    <w:rsid w:val="00C626B0"/>
    <w:rsid w:val="00C66471"/>
    <w:rsid w:val="00C74BEA"/>
    <w:rsid w:val="00C77D07"/>
    <w:rsid w:val="00C81812"/>
    <w:rsid w:val="00C82473"/>
    <w:rsid w:val="00C84411"/>
    <w:rsid w:val="00C86A3B"/>
    <w:rsid w:val="00C9549C"/>
    <w:rsid w:val="00CA195B"/>
    <w:rsid w:val="00CA2938"/>
    <w:rsid w:val="00CA52C1"/>
    <w:rsid w:val="00CA55D4"/>
    <w:rsid w:val="00CB20AB"/>
    <w:rsid w:val="00CB2111"/>
    <w:rsid w:val="00CB23F7"/>
    <w:rsid w:val="00CB2708"/>
    <w:rsid w:val="00CB2DD2"/>
    <w:rsid w:val="00CB31D2"/>
    <w:rsid w:val="00CC1989"/>
    <w:rsid w:val="00CC3EAD"/>
    <w:rsid w:val="00CC7719"/>
    <w:rsid w:val="00CD0754"/>
    <w:rsid w:val="00CD32DB"/>
    <w:rsid w:val="00CD49AD"/>
    <w:rsid w:val="00CD61DB"/>
    <w:rsid w:val="00CE279A"/>
    <w:rsid w:val="00CE4380"/>
    <w:rsid w:val="00CF056C"/>
    <w:rsid w:val="00CF4479"/>
    <w:rsid w:val="00CF5206"/>
    <w:rsid w:val="00CF735B"/>
    <w:rsid w:val="00D03FBA"/>
    <w:rsid w:val="00D06A2F"/>
    <w:rsid w:val="00D06E77"/>
    <w:rsid w:val="00D07706"/>
    <w:rsid w:val="00D1053C"/>
    <w:rsid w:val="00D12250"/>
    <w:rsid w:val="00D13A99"/>
    <w:rsid w:val="00D14634"/>
    <w:rsid w:val="00D15378"/>
    <w:rsid w:val="00D21566"/>
    <w:rsid w:val="00D23B07"/>
    <w:rsid w:val="00D248E8"/>
    <w:rsid w:val="00D2692F"/>
    <w:rsid w:val="00D2749F"/>
    <w:rsid w:val="00D27E35"/>
    <w:rsid w:val="00D3011A"/>
    <w:rsid w:val="00D30C4B"/>
    <w:rsid w:val="00D31C5E"/>
    <w:rsid w:val="00D32226"/>
    <w:rsid w:val="00D32BC6"/>
    <w:rsid w:val="00D3343B"/>
    <w:rsid w:val="00D33D58"/>
    <w:rsid w:val="00D3493D"/>
    <w:rsid w:val="00D3520B"/>
    <w:rsid w:val="00D352EA"/>
    <w:rsid w:val="00D35E91"/>
    <w:rsid w:val="00D4128F"/>
    <w:rsid w:val="00D41297"/>
    <w:rsid w:val="00D42724"/>
    <w:rsid w:val="00D42AF7"/>
    <w:rsid w:val="00D43B6F"/>
    <w:rsid w:val="00D44BC4"/>
    <w:rsid w:val="00D51258"/>
    <w:rsid w:val="00D5311D"/>
    <w:rsid w:val="00D53B1A"/>
    <w:rsid w:val="00D550C8"/>
    <w:rsid w:val="00D57165"/>
    <w:rsid w:val="00D66AA6"/>
    <w:rsid w:val="00D67AEC"/>
    <w:rsid w:val="00D67E01"/>
    <w:rsid w:val="00D727FE"/>
    <w:rsid w:val="00D73C3C"/>
    <w:rsid w:val="00D75E93"/>
    <w:rsid w:val="00D77E57"/>
    <w:rsid w:val="00D875F9"/>
    <w:rsid w:val="00D90379"/>
    <w:rsid w:val="00D92B65"/>
    <w:rsid w:val="00D933A6"/>
    <w:rsid w:val="00D95AB8"/>
    <w:rsid w:val="00DA105E"/>
    <w:rsid w:val="00DA6ECC"/>
    <w:rsid w:val="00DB0AE2"/>
    <w:rsid w:val="00DB7897"/>
    <w:rsid w:val="00DC0FC4"/>
    <w:rsid w:val="00DC54E6"/>
    <w:rsid w:val="00DD1D78"/>
    <w:rsid w:val="00DD2AB5"/>
    <w:rsid w:val="00DD5BE0"/>
    <w:rsid w:val="00DE2F5C"/>
    <w:rsid w:val="00DE3E13"/>
    <w:rsid w:val="00DE6491"/>
    <w:rsid w:val="00DE679D"/>
    <w:rsid w:val="00DF4ECA"/>
    <w:rsid w:val="00E00C00"/>
    <w:rsid w:val="00E00CEB"/>
    <w:rsid w:val="00E039C1"/>
    <w:rsid w:val="00E04731"/>
    <w:rsid w:val="00E06BF6"/>
    <w:rsid w:val="00E07CF9"/>
    <w:rsid w:val="00E11698"/>
    <w:rsid w:val="00E11DDE"/>
    <w:rsid w:val="00E12539"/>
    <w:rsid w:val="00E20BCA"/>
    <w:rsid w:val="00E2174D"/>
    <w:rsid w:val="00E2468D"/>
    <w:rsid w:val="00E25191"/>
    <w:rsid w:val="00E25CA1"/>
    <w:rsid w:val="00E25E04"/>
    <w:rsid w:val="00E261EB"/>
    <w:rsid w:val="00E266C4"/>
    <w:rsid w:val="00E2720A"/>
    <w:rsid w:val="00E30430"/>
    <w:rsid w:val="00E33C66"/>
    <w:rsid w:val="00E40AD1"/>
    <w:rsid w:val="00E410B6"/>
    <w:rsid w:val="00E42596"/>
    <w:rsid w:val="00E44835"/>
    <w:rsid w:val="00E47F26"/>
    <w:rsid w:val="00E47F59"/>
    <w:rsid w:val="00E54AD3"/>
    <w:rsid w:val="00E56EB5"/>
    <w:rsid w:val="00E56F53"/>
    <w:rsid w:val="00E66468"/>
    <w:rsid w:val="00E66803"/>
    <w:rsid w:val="00E67969"/>
    <w:rsid w:val="00E70D11"/>
    <w:rsid w:val="00E75423"/>
    <w:rsid w:val="00E81CD3"/>
    <w:rsid w:val="00E83D7A"/>
    <w:rsid w:val="00E84595"/>
    <w:rsid w:val="00E9694B"/>
    <w:rsid w:val="00EA2DBA"/>
    <w:rsid w:val="00EA5D2A"/>
    <w:rsid w:val="00EB7317"/>
    <w:rsid w:val="00EC4DD4"/>
    <w:rsid w:val="00EC53DD"/>
    <w:rsid w:val="00EC563A"/>
    <w:rsid w:val="00ED053E"/>
    <w:rsid w:val="00ED0622"/>
    <w:rsid w:val="00ED0D8D"/>
    <w:rsid w:val="00ED3660"/>
    <w:rsid w:val="00ED43CF"/>
    <w:rsid w:val="00ED7014"/>
    <w:rsid w:val="00ED71D2"/>
    <w:rsid w:val="00EE268A"/>
    <w:rsid w:val="00EE2BF4"/>
    <w:rsid w:val="00EE3837"/>
    <w:rsid w:val="00EE3A19"/>
    <w:rsid w:val="00EE531A"/>
    <w:rsid w:val="00EE6F3C"/>
    <w:rsid w:val="00EF031A"/>
    <w:rsid w:val="00EF2397"/>
    <w:rsid w:val="00EF7A0A"/>
    <w:rsid w:val="00F00DB6"/>
    <w:rsid w:val="00F040A3"/>
    <w:rsid w:val="00F10476"/>
    <w:rsid w:val="00F11BA5"/>
    <w:rsid w:val="00F12019"/>
    <w:rsid w:val="00F130FA"/>
    <w:rsid w:val="00F15984"/>
    <w:rsid w:val="00F20CBC"/>
    <w:rsid w:val="00F2634B"/>
    <w:rsid w:val="00F30461"/>
    <w:rsid w:val="00F30A06"/>
    <w:rsid w:val="00F30E90"/>
    <w:rsid w:val="00F32C6D"/>
    <w:rsid w:val="00F34393"/>
    <w:rsid w:val="00F35605"/>
    <w:rsid w:val="00F36799"/>
    <w:rsid w:val="00F42F80"/>
    <w:rsid w:val="00F47859"/>
    <w:rsid w:val="00F54C30"/>
    <w:rsid w:val="00F5792A"/>
    <w:rsid w:val="00F6173F"/>
    <w:rsid w:val="00F617EE"/>
    <w:rsid w:val="00F622F3"/>
    <w:rsid w:val="00F6588F"/>
    <w:rsid w:val="00F67EF1"/>
    <w:rsid w:val="00F724AE"/>
    <w:rsid w:val="00F75D6C"/>
    <w:rsid w:val="00F7778F"/>
    <w:rsid w:val="00F777DE"/>
    <w:rsid w:val="00F85609"/>
    <w:rsid w:val="00F86D68"/>
    <w:rsid w:val="00F87C6A"/>
    <w:rsid w:val="00F943B3"/>
    <w:rsid w:val="00F96AF3"/>
    <w:rsid w:val="00FA6FE9"/>
    <w:rsid w:val="00FB2E2E"/>
    <w:rsid w:val="00FB3852"/>
    <w:rsid w:val="00FC0119"/>
    <w:rsid w:val="00FC05F4"/>
    <w:rsid w:val="00FC2B5A"/>
    <w:rsid w:val="00FC5A58"/>
    <w:rsid w:val="00FC6406"/>
    <w:rsid w:val="00FD0C63"/>
    <w:rsid w:val="00FD20E3"/>
    <w:rsid w:val="00FD6312"/>
    <w:rsid w:val="00FE010D"/>
    <w:rsid w:val="00FE6DCC"/>
    <w:rsid w:val="00FE7106"/>
    <w:rsid w:val="00FF0EB4"/>
    <w:rsid w:val="00FF0ECC"/>
    <w:rsid w:val="00FF1B05"/>
    <w:rsid w:val="01622625"/>
    <w:rsid w:val="022245A8"/>
    <w:rsid w:val="06268835"/>
    <w:rsid w:val="06480972"/>
    <w:rsid w:val="07467E15"/>
    <w:rsid w:val="0839974E"/>
    <w:rsid w:val="0B36F163"/>
    <w:rsid w:val="0B854D43"/>
    <w:rsid w:val="0EE021CC"/>
    <w:rsid w:val="0F9EF6BE"/>
    <w:rsid w:val="1140340C"/>
    <w:rsid w:val="11F3BA72"/>
    <w:rsid w:val="12CBEB38"/>
    <w:rsid w:val="14C2459E"/>
    <w:rsid w:val="167E2C5B"/>
    <w:rsid w:val="17B705BA"/>
    <w:rsid w:val="1937859D"/>
    <w:rsid w:val="1952D61B"/>
    <w:rsid w:val="19FECC57"/>
    <w:rsid w:val="1A3621A6"/>
    <w:rsid w:val="1AACD922"/>
    <w:rsid w:val="1ABCB008"/>
    <w:rsid w:val="1B15A6EE"/>
    <w:rsid w:val="1B5F2C0F"/>
    <w:rsid w:val="1D632749"/>
    <w:rsid w:val="1E000320"/>
    <w:rsid w:val="1E88CC38"/>
    <w:rsid w:val="1EB9151D"/>
    <w:rsid w:val="222A6EED"/>
    <w:rsid w:val="244A39EE"/>
    <w:rsid w:val="275F15A5"/>
    <w:rsid w:val="2A61B09F"/>
    <w:rsid w:val="2C298D4F"/>
    <w:rsid w:val="2C5BD798"/>
    <w:rsid w:val="2D7B182D"/>
    <w:rsid w:val="2E366E12"/>
    <w:rsid w:val="3108B6EB"/>
    <w:rsid w:val="31EDC173"/>
    <w:rsid w:val="3201F5CB"/>
    <w:rsid w:val="32DEEA38"/>
    <w:rsid w:val="334181FA"/>
    <w:rsid w:val="388ABFC8"/>
    <w:rsid w:val="394B8FDE"/>
    <w:rsid w:val="3A57552C"/>
    <w:rsid w:val="3B67E12F"/>
    <w:rsid w:val="3CA23C32"/>
    <w:rsid w:val="3D9541D5"/>
    <w:rsid w:val="3F2A89B5"/>
    <w:rsid w:val="410BC201"/>
    <w:rsid w:val="44C39D1D"/>
    <w:rsid w:val="45284C7B"/>
    <w:rsid w:val="4722FBBE"/>
    <w:rsid w:val="47493240"/>
    <w:rsid w:val="495A3C4F"/>
    <w:rsid w:val="4B46E079"/>
    <w:rsid w:val="4EE561C6"/>
    <w:rsid w:val="4F6E47C2"/>
    <w:rsid w:val="578F8D5A"/>
    <w:rsid w:val="57DDAAD9"/>
    <w:rsid w:val="58E0908D"/>
    <w:rsid w:val="5909DB67"/>
    <w:rsid w:val="5FC11F2A"/>
    <w:rsid w:val="61EB7845"/>
    <w:rsid w:val="640CEF12"/>
    <w:rsid w:val="64445EB8"/>
    <w:rsid w:val="6F20C6D7"/>
    <w:rsid w:val="72A14BD3"/>
    <w:rsid w:val="7386786B"/>
    <w:rsid w:val="74605382"/>
    <w:rsid w:val="74B16F94"/>
    <w:rsid w:val="7AE436C3"/>
    <w:rsid w:val="7CAE48F9"/>
    <w:rsid w:val="7D6245B9"/>
    <w:rsid w:val="7EC827FD"/>
    <w:rsid w:val="7F672BB0"/>
  </w:rsids>
  <m:mathPr>
    <m:mathFont m:val="Cambria Math"/>
    <m:brkBin m:val="before"/>
    <m:brkBinSub m:val="--"/>
    <m:smallFrac m:val="0"/>
    <m:dispDef/>
    <m:lMargin m:val="0"/>
    <m:rMargin m:val="0"/>
    <m:defJc m:val="centerGroup"/>
    <m:wrapIndent m:val="1440"/>
    <m:intLim m:val="subSup"/>
    <m:naryLim m:val="undOvr"/>
  </m:mathPr>
  <w:themeFontLang w:val="en-Z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3D59F3"/>
  <w15:docId w15:val="{1414AC88-BF37-4C74-94AF-5504E1A31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447C5"/>
    <w:pPr>
      <w:spacing w:after="0" w:line="240" w:lineRule="auto"/>
    </w:pPr>
    <w:rPr>
      <w:rFonts w:ascii="Times New Roman" w:eastAsia="Times New Roman" w:hAnsi="Times New Roman" w:cs="Times New Roman"/>
      <w:sz w:val="20"/>
      <w:szCs w:val="20"/>
      <w:lang w:val="en-US" w:eastAsia="en-ZA"/>
    </w:rPr>
  </w:style>
  <w:style w:type="paragraph" w:styleId="berschrift1">
    <w:name w:val="heading 1"/>
    <w:basedOn w:val="Standard"/>
    <w:next w:val="Standard"/>
    <w:link w:val="berschrift1Zchn"/>
    <w:uiPriority w:val="9"/>
    <w:qFormat/>
    <w:rsid w:val="00EE2BF4"/>
    <w:pPr>
      <w:keepNext/>
      <w:keepLines/>
      <w:spacing w:before="480"/>
      <w:ind w:left="5400" w:hanging="36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semiHidden/>
    <w:unhideWhenUsed/>
    <w:qFormat/>
    <w:rsid w:val="00EE2BF4"/>
    <w:pPr>
      <w:keepNext/>
      <w:keepLines/>
      <w:spacing w:before="200"/>
      <w:ind w:left="5400" w:hanging="36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E2BF4"/>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semiHidden/>
    <w:rsid w:val="00EE2BF4"/>
    <w:rPr>
      <w:rFonts w:asciiTheme="majorHAnsi" w:eastAsiaTheme="majorEastAsia" w:hAnsiTheme="majorHAnsi" w:cstheme="majorBidi"/>
      <w:b/>
      <w:bCs/>
      <w:color w:val="4F81BD" w:themeColor="accent1"/>
      <w:sz w:val="26"/>
      <w:szCs w:val="26"/>
    </w:rPr>
  </w:style>
  <w:style w:type="paragraph" w:styleId="KeinLeerraum">
    <w:name w:val="No Spacing"/>
    <w:uiPriority w:val="1"/>
    <w:qFormat/>
    <w:rsid w:val="00EE2BF4"/>
    <w:pPr>
      <w:spacing w:after="0" w:line="240" w:lineRule="auto"/>
    </w:pPr>
  </w:style>
  <w:style w:type="paragraph" w:styleId="Listenabsatz">
    <w:name w:val="List Paragraph"/>
    <w:basedOn w:val="Standard"/>
    <w:uiPriority w:val="34"/>
    <w:qFormat/>
    <w:rsid w:val="00EE2BF4"/>
    <w:pPr>
      <w:contextualSpacing/>
    </w:pPr>
  </w:style>
  <w:style w:type="paragraph" w:styleId="Titel">
    <w:name w:val="Title"/>
    <w:basedOn w:val="Standard"/>
    <w:link w:val="TitelZchn"/>
    <w:qFormat/>
    <w:rsid w:val="006B12A1"/>
    <w:pPr>
      <w:jc w:val="center"/>
    </w:pPr>
    <w:rPr>
      <w:rFonts w:ascii="Arial" w:hAnsi="Arial"/>
      <w:sz w:val="24"/>
    </w:rPr>
  </w:style>
  <w:style w:type="character" w:customStyle="1" w:styleId="TitelZchn">
    <w:name w:val="Titel Zchn"/>
    <w:basedOn w:val="Absatz-Standardschriftart"/>
    <w:link w:val="Titel"/>
    <w:rsid w:val="006B12A1"/>
    <w:rPr>
      <w:rFonts w:ascii="Arial" w:eastAsia="Times New Roman" w:hAnsi="Arial" w:cs="Times New Roman"/>
      <w:sz w:val="24"/>
      <w:szCs w:val="20"/>
      <w:lang w:val="en-US" w:eastAsia="en-ZA"/>
    </w:rPr>
  </w:style>
  <w:style w:type="paragraph" w:styleId="Sprechblasentext">
    <w:name w:val="Balloon Text"/>
    <w:basedOn w:val="Standard"/>
    <w:link w:val="SprechblasentextZchn"/>
    <w:uiPriority w:val="99"/>
    <w:semiHidden/>
    <w:unhideWhenUsed/>
    <w:rsid w:val="00677A4B"/>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77A4B"/>
    <w:rPr>
      <w:rFonts w:ascii="Tahoma" w:eastAsia="Times New Roman" w:hAnsi="Tahoma" w:cs="Tahoma"/>
      <w:sz w:val="16"/>
      <w:szCs w:val="16"/>
      <w:lang w:val="en-US" w:eastAsia="en-ZA"/>
    </w:rPr>
  </w:style>
  <w:style w:type="character" w:styleId="Kommentarzeichen">
    <w:name w:val="annotation reference"/>
    <w:basedOn w:val="Absatz-Standardschriftart"/>
    <w:uiPriority w:val="99"/>
    <w:semiHidden/>
    <w:unhideWhenUsed/>
    <w:rsid w:val="00C81812"/>
    <w:rPr>
      <w:sz w:val="16"/>
      <w:szCs w:val="16"/>
    </w:rPr>
  </w:style>
  <w:style w:type="paragraph" w:styleId="Kommentartext">
    <w:name w:val="annotation text"/>
    <w:basedOn w:val="Standard"/>
    <w:link w:val="KommentartextZchn"/>
    <w:uiPriority w:val="99"/>
    <w:semiHidden/>
    <w:unhideWhenUsed/>
    <w:rsid w:val="00C81812"/>
  </w:style>
  <w:style w:type="character" w:customStyle="1" w:styleId="KommentartextZchn">
    <w:name w:val="Kommentartext Zchn"/>
    <w:basedOn w:val="Absatz-Standardschriftart"/>
    <w:link w:val="Kommentartext"/>
    <w:uiPriority w:val="99"/>
    <w:semiHidden/>
    <w:rsid w:val="00C81812"/>
    <w:rPr>
      <w:rFonts w:ascii="Times New Roman" w:eastAsia="Times New Roman" w:hAnsi="Times New Roman" w:cs="Times New Roman"/>
      <w:sz w:val="20"/>
      <w:szCs w:val="20"/>
      <w:lang w:val="en-US" w:eastAsia="en-ZA"/>
    </w:rPr>
  </w:style>
  <w:style w:type="paragraph" w:styleId="Kommentarthema">
    <w:name w:val="annotation subject"/>
    <w:basedOn w:val="Kommentartext"/>
    <w:next w:val="Kommentartext"/>
    <w:link w:val="KommentarthemaZchn"/>
    <w:uiPriority w:val="99"/>
    <w:semiHidden/>
    <w:unhideWhenUsed/>
    <w:rsid w:val="00C81812"/>
    <w:rPr>
      <w:b/>
      <w:bCs/>
    </w:rPr>
  </w:style>
  <w:style w:type="character" w:customStyle="1" w:styleId="KommentarthemaZchn">
    <w:name w:val="Kommentarthema Zchn"/>
    <w:basedOn w:val="KommentartextZchn"/>
    <w:link w:val="Kommentarthema"/>
    <w:uiPriority w:val="99"/>
    <w:semiHidden/>
    <w:rsid w:val="00C81812"/>
    <w:rPr>
      <w:rFonts w:ascii="Times New Roman" w:eastAsia="Times New Roman" w:hAnsi="Times New Roman" w:cs="Times New Roman"/>
      <w:b/>
      <w:bCs/>
      <w:sz w:val="20"/>
      <w:szCs w:val="20"/>
      <w:lang w:val="en-US" w:eastAsia="en-ZA"/>
    </w:rPr>
  </w:style>
  <w:style w:type="table" w:styleId="Tabellenraster">
    <w:name w:val="Table Grid"/>
    <w:basedOn w:val="NormaleTabelle"/>
    <w:uiPriority w:val="59"/>
    <w:rsid w:val="003A39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1F7E8E"/>
    <w:pPr>
      <w:tabs>
        <w:tab w:val="center" w:pos="4536"/>
        <w:tab w:val="right" w:pos="9072"/>
      </w:tabs>
    </w:pPr>
  </w:style>
  <w:style w:type="character" w:customStyle="1" w:styleId="KopfzeileZchn">
    <w:name w:val="Kopfzeile Zchn"/>
    <w:basedOn w:val="Absatz-Standardschriftart"/>
    <w:link w:val="Kopfzeile"/>
    <w:uiPriority w:val="99"/>
    <w:rsid w:val="001F7E8E"/>
    <w:rPr>
      <w:rFonts w:ascii="Times New Roman" w:eastAsia="Times New Roman" w:hAnsi="Times New Roman" w:cs="Times New Roman"/>
      <w:sz w:val="20"/>
      <w:szCs w:val="20"/>
      <w:lang w:val="en-US" w:eastAsia="en-ZA"/>
    </w:rPr>
  </w:style>
  <w:style w:type="paragraph" w:styleId="Fuzeile">
    <w:name w:val="footer"/>
    <w:basedOn w:val="Standard"/>
    <w:link w:val="FuzeileZchn"/>
    <w:uiPriority w:val="99"/>
    <w:unhideWhenUsed/>
    <w:rsid w:val="001F7E8E"/>
    <w:pPr>
      <w:tabs>
        <w:tab w:val="center" w:pos="4536"/>
        <w:tab w:val="right" w:pos="9072"/>
      </w:tabs>
    </w:pPr>
  </w:style>
  <w:style w:type="character" w:customStyle="1" w:styleId="FuzeileZchn">
    <w:name w:val="Fußzeile Zchn"/>
    <w:basedOn w:val="Absatz-Standardschriftart"/>
    <w:link w:val="Fuzeile"/>
    <w:uiPriority w:val="99"/>
    <w:rsid w:val="001F7E8E"/>
    <w:rPr>
      <w:rFonts w:ascii="Times New Roman" w:eastAsia="Times New Roman" w:hAnsi="Times New Roman" w:cs="Times New Roman"/>
      <w:sz w:val="20"/>
      <w:szCs w:val="20"/>
      <w:lang w:val="en-US" w:eastAsia="en-ZA"/>
    </w:rPr>
  </w:style>
  <w:style w:type="character" w:styleId="NichtaufgelsteErwhnung">
    <w:name w:val="Unresolved Mention"/>
    <w:basedOn w:val="Absatz-Standardschriftart"/>
    <w:uiPriority w:val="99"/>
    <w:unhideWhenUsed/>
    <w:rsid w:val="004B0993"/>
    <w:rPr>
      <w:color w:val="605E5C"/>
      <w:shd w:val="clear" w:color="auto" w:fill="E1DFDD"/>
    </w:rPr>
  </w:style>
  <w:style w:type="character" w:styleId="Hyperlink">
    <w:name w:val="Hyperlink"/>
    <w:basedOn w:val="Absatz-Standardschriftart"/>
    <w:uiPriority w:val="99"/>
    <w:semiHidden/>
    <w:unhideWhenUsed/>
    <w:rsid w:val="00BB63ED"/>
    <w:rPr>
      <w:color w:val="0000FF"/>
      <w:u w:val="single"/>
    </w:rPr>
  </w:style>
  <w:style w:type="paragraph" w:styleId="Beschriftung">
    <w:name w:val="caption"/>
    <w:basedOn w:val="Standard"/>
    <w:next w:val="Standard"/>
    <w:uiPriority w:val="35"/>
    <w:unhideWhenUsed/>
    <w:qFormat/>
    <w:rsid w:val="00D5311D"/>
    <w:pPr>
      <w:spacing w:after="200"/>
    </w:pPr>
    <w:rPr>
      <w:i/>
      <w:iCs/>
      <w:color w:val="1F497D" w:themeColor="text2"/>
      <w:sz w:val="18"/>
      <w:szCs w:val="18"/>
    </w:rPr>
  </w:style>
  <w:style w:type="paragraph" w:styleId="berarbeitung">
    <w:name w:val="Revision"/>
    <w:hidden/>
    <w:uiPriority w:val="99"/>
    <w:semiHidden/>
    <w:rsid w:val="00413ACF"/>
    <w:pPr>
      <w:spacing w:after="0" w:line="240" w:lineRule="auto"/>
    </w:pPr>
    <w:rPr>
      <w:rFonts w:ascii="Times New Roman" w:eastAsia="Times New Roman" w:hAnsi="Times New Roman" w:cs="Times New Roman"/>
      <w:sz w:val="20"/>
      <w:szCs w:val="20"/>
      <w:lang w:val="en-US" w:eastAsia="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665114">
      <w:bodyDiv w:val="1"/>
      <w:marLeft w:val="0"/>
      <w:marRight w:val="0"/>
      <w:marTop w:val="0"/>
      <w:marBottom w:val="0"/>
      <w:divBdr>
        <w:top w:val="none" w:sz="0" w:space="0" w:color="auto"/>
        <w:left w:val="none" w:sz="0" w:space="0" w:color="auto"/>
        <w:bottom w:val="none" w:sz="0" w:space="0" w:color="auto"/>
        <w:right w:val="none" w:sz="0" w:space="0" w:color="auto"/>
      </w:divBdr>
    </w:div>
    <w:div w:id="1436830106">
      <w:bodyDiv w:val="1"/>
      <w:marLeft w:val="0"/>
      <w:marRight w:val="0"/>
      <w:marTop w:val="0"/>
      <w:marBottom w:val="0"/>
      <w:divBdr>
        <w:top w:val="none" w:sz="0" w:space="0" w:color="auto"/>
        <w:left w:val="none" w:sz="0" w:space="0" w:color="auto"/>
        <w:bottom w:val="none" w:sz="0" w:space="0" w:color="auto"/>
        <w:right w:val="none" w:sz="0" w:space="0" w:color="auto"/>
      </w:divBdr>
    </w:div>
    <w:div w:id="1703549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2.jpeg"/><Relationship Id="rId26" Type="http://schemas.openxmlformats.org/officeDocument/2006/relationships/image" Target="media/image10.jpeg"/><Relationship Id="rId3" Type="http://schemas.openxmlformats.org/officeDocument/2006/relationships/customXml" Target="../customXml/item3.xml"/><Relationship Id="rId21" Type="http://schemas.openxmlformats.org/officeDocument/2006/relationships/image" Target="media/image5.jpe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yperlink" Target="https://www.ubuntu-hub.org/" TargetMode="External"/><Relationship Id="rId25"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4.jpe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8.jpe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7.jpeg"/><Relationship Id="rId28" Type="http://schemas.openxmlformats.org/officeDocument/2006/relationships/image" Target="media/image12.jpeg"/><Relationship Id="rId10" Type="http://schemas.openxmlformats.org/officeDocument/2006/relationships/endnotes" Target="endnotes.xml"/><Relationship Id="rId19" Type="http://schemas.openxmlformats.org/officeDocument/2006/relationships/image" Target="media/image3.jpeg"/><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f1e736c5-95ad-4650-bf48-08c723b4bc6c" xsi:nil="true"/>
    <i9f2da93fcc74e869d070fd34a0597c4 xmlns="f1e736c5-95ad-4650-bf48-08c723b4bc6c">
      <Terms xmlns="http://schemas.microsoft.com/office/infopath/2007/PartnerControls"/>
    </i9f2da93fcc74e869d070fd34a0597c4>
    <FavoriteUsers xmlns="f1e736c5-95ad-4650-bf48-08c723b4bc6c">
      <UserInfo>
        <DisplayName/>
        <AccountId xsi:nil="true"/>
        <AccountType/>
      </UserInfo>
    </FavoriteUsers>
    <cc92bdb0fa944447acf309642a11bf0d xmlns="f1e736c5-95ad-4650-bf48-08c723b4bc6c">
      <Terms xmlns="http://schemas.microsoft.com/office/infopath/2007/PartnerControls"/>
    </cc92bdb0fa944447acf309642a11bf0d>
    <KeyEntities xmlns="f1e736c5-95ad-4650-bf48-08c723b4bc6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NGOOrgUnitDocument" ma:contentTypeID="0x0101002A2DB23D81B146548380C2D46D076609008F66855BCAE044D0AA257A55333F2A2E0020A00D6D716FCB4685417912453B637B" ma:contentTypeVersion="4" ma:contentTypeDescription="NGO OrgUnit Document content type" ma:contentTypeScope="" ma:versionID="fdea84512fc4b57b1fb24f29e20185e3">
  <xsd:schema xmlns:xsd="http://www.w3.org/2001/XMLSchema" xmlns:xs="http://www.w3.org/2001/XMLSchema" xmlns:p="http://schemas.microsoft.com/office/2006/metadata/properties" xmlns:ns2="f1e736c5-95ad-4650-bf48-08c723b4bc6c" xmlns:ns3="852d24be-7525-48a9-b6e2-fa2994dcc57f" targetNamespace="http://schemas.microsoft.com/office/2006/metadata/properties" ma:root="true" ma:fieldsID="24096c46c0a6bcee75f0cdb5bd11f7e5" ns2:_="" ns3:_="">
    <xsd:import namespace="f1e736c5-95ad-4650-bf48-08c723b4bc6c"/>
    <xsd:import namespace="852d24be-7525-48a9-b6e2-fa2994dcc57f"/>
    <xsd:element name="properties">
      <xsd:complexType>
        <xsd:sequence>
          <xsd:element name="documentManagement">
            <xsd:complexType>
              <xsd:all>
                <xsd:element ref="ns2:FavoriteUsers" minOccurs="0"/>
                <xsd:element ref="ns2:KeyEntities" minOccurs="0"/>
                <xsd:element ref="ns2:i9f2da93fcc74e869d070fd34a0597c4" minOccurs="0"/>
                <xsd:element ref="ns2:TaxCatchAll" minOccurs="0"/>
                <xsd:element ref="ns2:TaxCatchAllLabel" minOccurs="0"/>
                <xsd:element ref="ns2:cc92bdb0fa944447acf309642a11bf0d"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e736c5-95ad-4650-bf48-08c723b4bc6c" elementFormDefault="qualified">
    <xsd:import namespace="http://schemas.microsoft.com/office/2006/documentManagement/types"/>
    <xsd:import namespace="http://schemas.microsoft.com/office/infopath/2007/PartnerControls"/>
    <xsd:element name="FavoriteUsers" ma:index="8" nillable="true" ma:displayName="F" ma:description="Store all users who mark this document as favorite" ma:hidden="true" ma:list="UserInfo" ma:SharePointGroup="0" ma:internalName="FavoriteUsers"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KeyEntities" ma:index="9" nillable="true" ma:displayName="K" ma:description="Store all entities which this document as a key" ma:hidden="true" ma:internalName="KeyEntities">
      <xsd:simpleType>
        <xsd:restriction base="dms:Note">
          <xsd:maxLength value="255"/>
        </xsd:restriction>
      </xsd:simpleType>
    </xsd:element>
    <xsd:element name="i9f2da93fcc74e869d070fd34a0597c4" ma:index="10" nillable="true" ma:taxonomy="true" ma:internalName="i9f2da93fcc74e869d070fd34a0597c4" ma:taxonomyFieldName="NGOOnlineDocumentType" ma:displayName="Document types" ma:fieldId="{29f2da93-fcc7-4e86-9d07-0fd34a0597c4}" ma:taxonomyMulti="true" ma:sspId="b69ac89d-c854-4607-917b-9d787df66d5f" ma:termSetId="4a5f0f0a-2e06-4077-b3ff-97f33b773d9c" ma:anchorId="00000000-0000-0000-0000-000000000000" ma:open="false" ma:isKeyword="false">
      <xsd:complexType>
        <xsd:sequence>
          <xsd:element ref="pc:Terms" minOccurs="0" maxOccurs="1"/>
        </xsd:sequence>
      </xsd:complexType>
    </xsd:element>
    <xsd:element name="TaxCatchAll" ma:index="11" nillable="true" ma:displayName="Taxonomy Catch All Column" ma:hidden="true" ma:list="{a16f5b94-b7b6-4ef9-b856-190d6f50c055}" ma:internalName="TaxCatchAll" ma:showField="CatchAllData" ma:web="f1e736c5-95ad-4650-bf48-08c723b4bc6c">
      <xsd:complexType>
        <xsd:complexContent>
          <xsd:extension base="dms:MultiChoiceLookup">
            <xsd:sequence>
              <xsd:element name="Value" type="dms:Lookup" maxOccurs="unbounded" minOccurs="0" nillable="true"/>
            </xsd:sequence>
          </xsd:extension>
        </xsd:complexContent>
      </xsd:complexType>
    </xsd:element>
    <xsd:element name="TaxCatchAllLabel" ma:index="12" nillable="true" ma:displayName="Taxonomy Catch All Column1" ma:hidden="true" ma:list="{a16f5b94-b7b6-4ef9-b856-190d6f50c055}" ma:internalName="TaxCatchAllLabel" ma:readOnly="true" ma:showField="CatchAllDataLabel" ma:web="f1e736c5-95ad-4650-bf48-08c723b4bc6c">
      <xsd:complexType>
        <xsd:complexContent>
          <xsd:extension base="dms:MultiChoiceLookup">
            <xsd:sequence>
              <xsd:element name="Value" type="dms:Lookup" maxOccurs="unbounded" minOccurs="0" nillable="true"/>
            </xsd:sequence>
          </xsd:extension>
        </xsd:complexContent>
      </xsd:complexType>
    </xsd:element>
    <xsd:element name="cc92bdb0fa944447acf309642a11bf0d" ma:index="14" nillable="true" ma:taxonomy="true" ma:internalName="cc92bdb0fa944447acf309642a11bf0d" ma:taxonomyFieldName="NGOOnlineKeywords" ma:displayName="Keywords" ma:fieldId="{cc92bdb0-fa94-4447-acf3-09642a11bf0d}" ma:taxonomyMulti="true" ma:sspId="b69ac89d-c854-4607-917b-9d787df66d5f" ma:termSetId="494347e7-d2a8-4234-997a-61e1abca59dc" ma:anchorId="00000000-0000-0000-0000-000000000000"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52d24be-7525-48a9-b6e2-fa2994dcc57f" elementFormDefault="qualified">
    <xsd:import namespace="http://schemas.microsoft.com/office/2006/documentManagement/types"/>
    <xsd:import namespace="http://schemas.microsoft.com/office/infopath/2007/PartnerControls"/>
    <xsd:element name="MediaServiceMetadata" ma:index="16" nillable="true" ma:displayName="MediaServiceMetadata" ma:hidden="true" ma:internalName="MediaServiceMetadata" ma:readOnly="true">
      <xsd:simpleType>
        <xsd:restriction base="dms:Note"/>
      </xsd:simpleType>
    </xsd:element>
    <xsd:element name="MediaServiceFastMetadata" ma:index="17" nillable="true" ma:displayName="MediaServiceFastMetadata" ma:hidden="true" ma:internalName="MediaServiceFastMetadata" ma:readOnly="true">
      <xsd:simpleType>
        <xsd:restriction base="dms:Note"/>
      </xsd:simpleType>
    </xsd:element>
    <xsd:element name="MediaServiceSearchProperties" ma:index="18"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0BA776-3296-4FC8-8BEB-E8E04D2D77AC}">
  <ds:schemaRefs>
    <ds:schemaRef ds:uri="http://schemas.microsoft.com/sharepoint/v3/contenttype/forms"/>
  </ds:schemaRefs>
</ds:datastoreItem>
</file>

<file path=customXml/itemProps2.xml><?xml version="1.0" encoding="utf-8"?>
<ds:datastoreItem xmlns:ds="http://schemas.openxmlformats.org/officeDocument/2006/customXml" ds:itemID="{9850F95E-EE89-4619-A37F-5B3CDC8D2299}">
  <ds:schemaRefs>
    <ds:schemaRef ds:uri="http://schemas.microsoft.com/office/2006/metadata/properties"/>
    <ds:schemaRef ds:uri="http://schemas.microsoft.com/office/infopath/2007/PartnerControls"/>
    <ds:schemaRef ds:uri="http://schemas.microsoft.com/sharepoint/v3"/>
    <ds:schemaRef ds:uri="118d96c3-5fa1-4bb6-8f55-b0a310b8f5f8"/>
    <ds:schemaRef ds:uri="a4bf2503-958f-430a-855f-55e8d597aa65"/>
  </ds:schemaRefs>
</ds:datastoreItem>
</file>

<file path=customXml/itemProps3.xml><?xml version="1.0" encoding="utf-8"?>
<ds:datastoreItem xmlns:ds="http://schemas.openxmlformats.org/officeDocument/2006/customXml" ds:itemID="{46914B37-F087-4C2C-93B8-BFFE076595DC}"/>
</file>

<file path=customXml/itemProps4.xml><?xml version="1.0" encoding="utf-8"?>
<ds:datastoreItem xmlns:ds="http://schemas.openxmlformats.org/officeDocument/2006/customXml" ds:itemID="{D551CAF6-0903-435E-B26A-CF5D3666C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3041</Words>
  <Characters>19164</Characters>
  <Application>Microsoft Office Word</Application>
  <DocSecurity>0</DocSecurity>
  <Lines>159</Lines>
  <Paragraphs>44</Paragraphs>
  <ScaleCrop>false</ScaleCrop>
  <Company>University of Cape Town</Company>
  <LinksUpToDate>false</LinksUpToDate>
  <CharactersWithSpaces>22161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 Win User</dc:creator>
  <cp:keywords/>
  <cp:lastModifiedBy>Wüst, Lisa</cp:lastModifiedBy>
  <cp:revision>115</cp:revision>
  <cp:lastPrinted>2016-12-06T14:43:00Z</cp:lastPrinted>
  <dcterms:created xsi:type="dcterms:W3CDTF">2021-12-10T10:11:00Z</dcterms:created>
  <dcterms:modified xsi:type="dcterms:W3CDTF">2022-12-12T16:37:00Z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0x0101002A2DB23D81B146548380C2D46D076609008F66855BCAE044D0AA257A55333F2A2E0020A00D6D716FCB4685417912453B637B</vt:lpwstr>
  </property>
  <property fmtid="{D5CDD505-2E9C-101B-9397-08002B2CF9AE}" pid="3" name="Order">
    <vt:r8>27863400</vt:r8>
  </property>
  <property fmtid="{D5CDD505-2E9C-101B-9397-08002B2CF9AE}" pid="4" name="MediaServiceImageTags">
    <vt:lpwstr/>
  </property>
  <property fmtid="{D5CDD505-2E9C-101B-9397-08002B2CF9AE}" pid="5" name="URL">
    <vt:lpwstr/>
  </property>
  <property fmtid="{D5CDD505-2E9C-101B-9397-08002B2CF9AE}" pid="6" name="NGOOnlineDocumentOwner">
    <vt:lpwstr/>
  </property>
  <property fmtid="{D5CDD505-2E9C-101B-9397-08002B2CF9AE}" pid="7" name="xd_Signature">
    <vt:bool>false</vt:bool>
  </property>
  <property fmtid="{D5CDD505-2E9C-101B-9397-08002B2CF9AE}" pid="8" name="NGOOnlinePriorityGroup">
    <vt:lpwstr/>
  </property>
  <property fmtid="{D5CDD505-2E9C-101B-9397-08002B2CF9AE}" pid="9" name="xd_ProgID">
    <vt:lpwstr/>
  </property>
  <property fmtid="{D5CDD505-2E9C-101B-9397-08002B2CF9AE}" pid="11" name="_SourceUrl">
    <vt:lpwstr/>
  </property>
  <property fmtid="{D5CDD505-2E9C-101B-9397-08002B2CF9AE}" pid="12" name="_SharedFileIndex">
    <vt:lpwstr/>
  </property>
  <property fmtid="{D5CDD505-2E9C-101B-9397-08002B2CF9AE}" pid="13" name="NGOOnlineKeywords">
    <vt:lpwstr/>
  </property>
  <property fmtid="{D5CDD505-2E9C-101B-9397-08002B2CF9AE}" pid="14" name="ComplianceAssetId">
    <vt:lpwstr/>
  </property>
  <property fmtid="{D5CDD505-2E9C-101B-9397-08002B2CF9AE}" pid="15" name="TemplateUrl">
    <vt:lpwstr/>
  </property>
  <property fmtid="{D5CDD505-2E9C-101B-9397-08002B2CF9AE}" pid="17" name="NGOOnlineDocumentType">
    <vt:lpwstr/>
  </property>
  <property fmtid="{D5CDD505-2E9C-101B-9397-08002B2CF9AE}" pid="18" name="_ExtendedDescription">
    <vt:lpwstr/>
  </property>
  <property fmtid="{D5CDD505-2E9C-101B-9397-08002B2CF9AE}" pid="20" name="p75d8c1866154d169f9787e2f8ad3758">
    <vt:lpwstr/>
  </property>
  <property fmtid="{D5CDD505-2E9C-101B-9397-08002B2CF9AE}" pid="21" name="TriggerFlowInfo">
    <vt:lpwstr/>
  </property>
</Properties>
</file>