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1F571" w14:textId="6A800FFF" w:rsidR="00CD7CB1" w:rsidRPr="00CD7CB1" w:rsidRDefault="00CD7CB1" w:rsidP="00CE4CDC">
      <w:pPr>
        <w:spacing w:before="600" w:after="100" w:afterAutospacing="1"/>
        <w:ind w:left="714" w:hanging="357"/>
        <w:jc w:val="left"/>
        <w:rPr>
          <w:rFonts w:ascii="Verdana" w:hAnsi="Verdana"/>
          <w:b/>
          <w:bCs/>
          <w:color w:val="C00000"/>
          <w:sz w:val="32"/>
          <w:szCs w:val="32"/>
        </w:rPr>
      </w:pPr>
      <w:bookmarkStart w:id="0" w:name="_Toc23849425"/>
      <w:r w:rsidRPr="00CD7CB1">
        <w:rPr>
          <w:rFonts w:ascii="Verdana" w:hAnsi="Verdana"/>
          <w:b/>
          <w:bCs/>
          <w:color w:val="C00000"/>
          <w:sz w:val="32"/>
          <w:szCs w:val="32"/>
        </w:rPr>
        <w:t xml:space="preserve">Terms of Reference for a Feasibility Study </w:t>
      </w:r>
    </w:p>
    <w:p w14:paraId="29F59D4F" w14:textId="09DA318E" w:rsidR="00683DD1" w:rsidRPr="00CD7CB1" w:rsidRDefault="00683DD1" w:rsidP="00B07D11">
      <w:pPr>
        <w:pStyle w:val="Heading1"/>
      </w:pPr>
      <w:r w:rsidRPr="00CD7CB1">
        <w:t>Project</w:t>
      </w:r>
      <w:r w:rsidR="001E6694" w:rsidRPr="00CD7CB1">
        <w:t xml:space="preserve"> Summary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CD7CB1" w14:paraId="6C81F988" w14:textId="77777777" w:rsidTr="00683DD1">
        <w:tc>
          <w:tcPr>
            <w:tcW w:w="3539" w:type="dxa"/>
          </w:tcPr>
          <w:p w14:paraId="1223A88E" w14:textId="2B61A1E9"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Project/ </w:t>
            </w:r>
          </w:p>
        </w:tc>
        <w:tc>
          <w:tcPr>
            <w:tcW w:w="5477" w:type="dxa"/>
          </w:tcPr>
          <w:p w14:paraId="7D060F32" w14:textId="77777777" w:rsidR="00A76C0D" w:rsidRPr="00CD7CB1" w:rsidRDefault="00A76C0D" w:rsidP="00145D23">
            <w:pPr>
              <w:spacing w:before="120" w:after="100" w:afterAutospacing="1"/>
              <w:jc w:val="left"/>
              <w:rPr>
                <w:rFonts w:ascii="Verdana" w:hAnsi="Verdana" w:cstheme="minorHAnsi"/>
                <w:bCs/>
                <w:lang w:val="en-GB"/>
              </w:rPr>
            </w:pPr>
          </w:p>
        </w:tc>
      </w:tr>
      <w:tr w:rsidR="00CD7CB1" w:rsidRPr="00CD7CB1" w14:paraId="465D52B2" w14:textId="77777777" w:rsidTr="00683DD1">
        <w:tc>
          <w:tcPr>
            <w:tcW w:w="3539" w:type="dxa"/>
          </w:tcPr>
          <w:p w14:paraId="470FF67D" w14:textId="4D42FA1B" w:rsidR="00CD7CB1" w:rsidRPr="00CD7CB1" w:rsidRDefault="00CD7CB1" w:rsidP="00145D23">
            <w:pPr>
              <w:spacing w:before="120" w:after="100" w:afterAutospacing="1"/>
              <w:jc w:val="left"/>
              <w:rPr>
                <w:rFonts w:ascii="Verdana" w:hAnsi="Verdana" w:cstheme="minorHAnsi"/>
                <w:b/>
                <w:bCs/>
                <w:lang w:val="en-GB"/>
              </w:rPr>
            </w:pPr>
            <w:r>
              <w:rPr>
                <w:rFonts w:ascii="Verdana" w:hAnsi="Verdana" w:cstheme="minorHAnsi"/>
                <w:b/>
                <w:bCs/>
                <w:lang w:val="en-GB"/>
              </w:rPr>
              <w:t>Country/Region</w:t>
            </w:r>
          </w:p>
        </w:tc>
        <w:tc>
          <w:tcPr>
            <w:tcW w:w="5477" w:type="dxa"/>
          </w:tcPr>
          <w:p w14:paraId="4A70042F" w14:textId="77777777" w:rsidR="00CD7CB1" w:rsidRPr="00CD7CB1" w:rsidRDefault="00CD7CB1" w:rsidP="00145D23">
            <w:pPr>
              <w:spacing w:before="120" w:after="100" w:afterAutospacing="1"/>
              <w:jc w:val="left"/>
              <w:rPr>
                <w:rFonts w:ascii="Verdana" w:hAnsi="Verdana" w:cstheme="minorHAnsi"/>
                <w:bCs/>
                <w:lang w:val="en-GB"/>
              </w:rPr>
            </w:pPr>
          </w:p>
        </w:tc>
      </w:tr>
      <w:tr w:rsidR="00A76C0D" w:rsidRPr="00CD7CB1" w14:paraId="39436869" w14:textId="77777777" w:rsidTr="00683DD1">
        <w:tc>
          <w:tcPr>
            <w:tcW w:w="3539" w:type="dxa"/>
          </w:tcPr>
          <w:p w14:paraId="514EC6B9" w14:textId="77777777" w:rsidR="00A76C0D" w:rsidRPr="00CD7CB1" w:rsidRDefault="00A76C0D"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Partner</w:t>
            </w:r>
            <w:r w:rsidR="00B97C91" w:rsidRPr="00CD7CB1">
              <w:rPr>
                <w:rFonts w:ascii="Verdana" w:hAnsi="Verdana" w:cstheme="minorHAnsi"/>
                <w:b/>
                <w:bCs/>
                <w:lang w:val="en-GB"/>
              </w:rPr>
              <w:t xml:space="preserve"> Organisation</w:t>
            </w:r>
          </w:p>
        </w:tc>
        <w:tc>
          <w:tcPr>
            <w:tcW w:w="5477" w:type="dxa"/>
          </w:tcPr>
          <w:p w14:paraId="562A8BD6" w14:textId="6BEEBCDE" w:rsidR="00683DD1" w:rsidRPr="00CD7CB1" w:rsidRDefault="00683DD1" w:rsidP="00145D23">
            <w:pPr>
              <w:spacing w:before="120" w:after="100" w:afterAutospacing="1"/>
              <w:jc w:val="left"/>
              <w:rPr>
                <w:rFonts w:ascii="Verdana" w:hAnsi="Verdana" w:cstheme="minorHAnsi"/>
                <w:bCs/>
                <w:lang w:val="en-GB"/>
              </w:rPr>
            </w:pPr>
          </w:p>
        </w:tc>
      </w:tr>
      <w:tr w:rsidR="00A76C0D" w:rsidRPr="00CD7CB1" w14:paraId="5527DFA4" w14:textId="77777777" w:rsidTr="00683DD1">
        <w:tc>
          <w:tcPr>
            <w:tcW w:w="3539" w:type="dxa"/>
          </w:tcPr>
          <w:p w14:paraId="01A43E09" w14:textId="77A0771A" w:rsidR="00B97C91"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w:t>
            </w:r>
            <w:r w:rsidR="00A7045E" w:rsidRPr="00CD7CB1">
              <w:rPr>
                <w:rFonts w:ascii="Verdana" w:hAnsi="Verdana" w:cstheme="minorHAnsi"/>
                <w:b/>
                <w:bCs/>
                <w:lang w:val="en-GB"/>
              </w:rPr>
              <w:t>Project start</w:t>
            </w:r>
            <w:r w:rsidR="00366A35" w:rsidRPr="00CD7CB1">
              <w:rPr>
                <w:rFonts w:ascii="Verdana" w:hAnsi="Verdana" w:cstheme="minorHAnsi"/>
                <w:b/>
                <w:bCs/>
                <w:lang w:val="en-GB"/>
              </w:rPr>
              <w:t xml:space="preserve"> date</w:t>
            </w:r>
          </w:p>
        </w:tc>
        <w:tc>
          <w:tcPr>
            <w:tcW w:w="5477" w:type="dxa"/>
          </w:tcPr>
          <w:p w14:paraId="14ECA2A2" w14:textId="3B577CD9" w:rsidR="00A76C0D" w:rsidRPr="00CD7CB1" w:rsidRDefault="00A76C0D" w:rsidP="00145D23">
            <w:pPr>
              <w:spacing w:before="120" w:after="100" w:afterAutospacing="1"/>
              <w:jc w:val="left"/>
              <w:rPr>
                <w:rFonts w:ascii="Verdana" w:hAnsi="Verdana" w:cstheme="minorHAnsi"/>
                <w:bCs/>
                <w:lang w:val="en-GB"/>
              </w:rPr>
            </w:pPr>
          </w:p>
        </w:tc>
      </w:tr>
      <w:tr w:rsidR="00A76C0D" w:rsidRPr="00CD7CB1" w14:paraId="204F3E03" w14:textId="77777777" w:rsidTr="00683DD1">
        <w:tc>
          <w:tcPr>
            <w:tcW w:w="3539" w:type="dxa"/>
          </w:tcPr>
          <w:p w14:paraId="75BB8428" w14:textId="729DDA3F"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366A35" w:rsidRPr="00CD7CB1">
              <w:rPr>
                <w:rFonts w:ascii="Verdana" w:hAnsi="Verdana" w:cstheme="minorHAnsi"/>
                <w:b/>
                <w:bCs/>
                <w:lang w:val="en-GB"/>
              </w:rPr>
              <w:t xml:space="preserve"> Purpose</w:t>
            </w:r>
          </w:p>
        </w:tc>
        <w:tc>
          <w:tcPr>
            <w:tcW w:w="5477" w:type="dxa"/>
          </w:tcPr>
          <w:p w14:paraId="19E1B90C" w14:textId="0300694E" w:rsidR="0082373A" w:rsidRPr="00CD7CB1" w:rsidRDefault="0082373A" w:rsidP="00145D23">
            <w:pPr>
              <w:spacing w:before="120" w:after="100" w:afterAutospacing="1"/>
              <w:jc w:val="left"/>
              <w:rPr>
                <w:rFonts w:ascii="Verdana" w:hAnsi="Verdana" w:cstheme="minorHAnsi"/>
                <w:bCs/>
                <w:i/>
                <w:iCs/>
                <w:lang w:val="en-GB"/>
              </w:rPr>
            </w:pPr>
            <w:r w:rsidRPr="00CD7CB1">
              <w:rPr>
                <w:rFonts w:ascii="Verdana" w:hAnsi="Verdana" w:cstheme="minorHAnsi"/>
                <w:bCs/>
                <w:i/>
                <w:iCs/>
                <w:highlight w:val="yellow"/>
                <w:lang w:val="en-GB"/>
              </w:rPr>
              <w:t xml:space="preserve">Please insert purpose </w:t>
            </w:r>
            <w:r w:rsidR="001F4CBE" w:rsidRPr="00CD7CB1">
              <w:rPr>
                <w:rFonts w:ascii="Verdana" w:hAnsi="Verdana" w:cstheme="minorHAnsi"/>
                <w:bCs/>
                <w:i/>
                <w:iCs/>
                <w:highlight w:val="yellow"/>
                <w:lang w:val="en-GB"/>
              </w:rPr>
              <w:t xml:space="preserve">of Study </w:t>
            </w:r>
            <w:r w:rsidRPr="00CD7CB1">
              <w:rPr>
                <w:rFonts w:ascii="Verdana" w:hAnsi="Verdana" w:cstheme="minorHAnsi"/>
                <w:bCs/>
                <w:i/>
                <w:iCs/>
                <w:highlight w:val="yellow"/>
                <w:lang w:val="en-GB"/>
              </w:rPr>
              <w:t xml:space="preserve">here in </w:t>
            </w:r>
            <w:r w:rsidR="001F4CBE" w:rsidRPr="00CD7CB1">
              <w:rPr>
                <w:rFonts w:ascii="Verdana" w:hAnsi="Verdana" w:cstheme="minorHAnsi"/>
                <w:bCs/>
                <w:i/>
                <w:iCs/>
                <w:highlight w:val="yellow"/>
                <w:lang w:val="en-GB"/>
              </w:rPr>
              <w:t>a</w:t>
            </w:r>
            <w:r w:rsidRPr="00CD7CB1">
              <w:rPr>
                <w:rFonts w:ascii="Verdana" w:hAnsi="Verdana" w:cstheme="minorHAnsi"/>
                <w:bCs/>
                <w:i/>
                <w:iCs/>
                <w:highlight w:val="yellow"/>
                <w:lang w:val="en-GB"/>
              </w:rPr>
              <w:t xml:space="preserve"> brief statement</w:t>
            </w:r>
            <w:r w:rsidR="001F4CBE" w:rsidRPr="00CD7CB1">
              <w:rPr>
                <w:rFonts w:ascii="Verdana" w:hAnsi="Verdana" w:cstheme="minorHAnsi"/>
                <w:bCs/>
                <w:i/>
                <w:iCs/>
                <w:highlight w:val="yellow"/>
                <w:lang w:val="en-GB"/>
              </w:rPr>
              <w:t>, e.g.</w:t>
            </w:r>
            <w:r w:rsidRPr="00CD7CB1">
              <w:rPr>
                <w:rFonts w:ascii="Verdana" w:hAnsi="Verdana" w:cstheme="minorHAnsi"/>
                <w:bCs/>
                <w:i/>
                <w:iCs/>
                <w:highlight w:val="yellow"/>
                <w:lang w:val="en-GB"/>
              </w:rPr>
              <w:t>:</w:t>
            </w:r>
            <w:r w:rsidRPr="00CD7CB1">
              <w:rPr>
                <w:rFonts w:ascii="Verdana" w:hAnsi="Verdana" w:cstheme="minorHAnsi"/>
                <w:bCs/>
                <w:i/>
                <w:iCs/>
                <w:lang w:val="en-GB"/>
              </w:rPr>
              <w:t xml:space="preserve"> </w:t>
            </w:r>
          </w:p>
          <w:p w14:paraId="35C9F881" w14:textId="177D09CD" w:rsidR="00A76C0D" w:rsidRPr="00CD7CB1" w:rsidRDefault="006B4299" w:rsidP="00145D23">
            <w:pPr>
              <w:spacing w:before="120" w:after="100" w:afterAutospacing="1"/>
              <w:jc w:val="left"/>
              <w:rPr>
                <w:rFonts w:ascii="Verdana" w:hAnsi="Verdana" w:cstheme="minorHAnsi"/>
                <w:bCs/>
                <w:lang w:val="en-GB"/>
              </w:rPr>
            </w:pPr>
            <w:r w:rsidRPr="00CD7CB1">
              <w:rPr>
                <w:rFonts w:ascii="Verdana" w:hAnsi="Verdana"/>
                <w:lang w:val="en-GB"/>
              </w:rPr>
              <w:t>Th</w:t>
            </w:r>
            <w:r w:rsidR="001F4CBE" w:rsidRPr="00CD7CB1">
              <w:rPr>
                <w:rFonts w:ascii="Verdana" w:hAnsi="Verdana"/>
                <w:lang w:val="en-GB"/>
              </w:rPr>
              <w:t>e aim</w:t>
            </w:r>
            <w:r w:rsidRPr="00CD7CB1">
              <w:rPr>
                <w:rFonts w:ascii="Verdana" w:hAnsi="Verdana"/>
                <w:lang w:val="en-GB"/>
              </w:rPr>
              <w:t xml:space="preserve"> of the requested consultancy</w:t>
            </w:r>
            <w:r w:rsidR="001F4CBE" w:rsidRPr="00CD7CB1">
              <w:rPr>
                <w:rFonts w:ascii="Verdana" w:hAnsi="Verdana"/>
                <w:lang w:val="en-GB"/>
              </w:rPr>
              <w:t xml:space="preserve"> is to assess the feasibility of </w:t>
            </w:r>
            <w:r w:rsidRPr="00CD7CB1">
              <w:rPr>
                <w:rFonts w:ascii="Verdana" w:hAnsi="Verdana"/>
                <w:lang w:val="en-GB"/>
              </w:rPr>
              <w:t xml:space="preserve">a proposed project of CBM and the </w:t>
            </w:r>
            <w:r w:rsidRPr="00CD7CB1">
              <w:rPr>
                <w:rFonts w:ascii="Verdana" w:hAnsi="Verdana"/>
                <w:i/>
                <w:iCs/>
                <w:highlight w:val="yellow"/>
                <w:lang w:val="en-GB"/>
              </w:rPr>
              <w:t>(name of project partners)</w:t>
            </w:r>
            <w:r w:rsidRPr="00CD7CB1">
              <w:rPr>
                <w:rFonts w:ascii="Verdana" w:hAnsi="Verdana"/>
                <w:i/>
                <w:iCs/>
                <w:lang w:val="en-GB"/>
              </w:rPr>
              <w:t xml:space="preserve"> </w:t>
            </w:r>
            <w:r w:rsidR="001F4CBE" w:rsidRPr="00CD7CB1">
              <w:rPr>
                <w:rFonts w:ascii="Verdana" w:hAnsi="Verdana"/>
                <w:lang w:val="en-GB"/>
              </w:rPr>
              <w:t xml:space="preserve">and to systematically check the extent to which the project approach can plausibly achieve the planned changes under the existing framework conditions. </w:t>
            </w:r>
          </w:p>
        </w:tc>
      </w:tr>
      <w:tr w:rsidR="00A76C0D" w:rsidRPr="00CD7CB1" w14:paraId="60D11DB7" w14:textId="77777777" w:rsidTr="00683DD1">
        <w:tc>
          <w:tcPr>
            <w:tcW w:w="3539" w:type="dxa"/>
          </w:tcPr>
          <w:p w14:paraId="72AE487F" w14:textId="77777777" w:rsidR="00A76C0D" w:rsidRPr="00CD7CB1" w:rsidRDefault="00366A35"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Commissioning organisation/contact person</w:t>
            </w:r>
          </w:p>
        </w:tc>
        <w:tc>
          <w:tcPr>
            <w:tcW w:w="5477" w:type="dxa"/>
          </w:tcPr>
          <w:p w14:paraId="5699AEBB" w14:textId="2AF53ECD" w:rsidR="00AB4A0F" w:rsidRPr="00CD7CB1" w:rsidRDefault="001F4CBE" w:rsidP="00145D23">
            <w:pPr>
              <w:spacing w:before="120" w:after="100" w:afterAutospacing="1"/>
              <w:jc w:val="left"/>
              <w:rPr>
                <w:rFonts w:ascii="Verdana" w:hAnsi="Verdana" w:cstheme="minorHAnsi"/>
                <w:bCs/>
                <w:lang w:val="en-GB"/>
              </w:rPr>
            </w:pPr>
            <w:r w:rsidRPr="00CD7CB1">
              <w:rPr>
                <w:rFonts w:ascii="Verdana" w:hAnsi="Verdana" w:cstheme="minorHAnsi"/>
                <w:bCs/>
                <w:lang w:val="en-GB"/>
              </w:rPr>
              <w:t xml:space="preserve">CBM </w:t>
            </w:r>
          </w:p>
        </w:tc>
      </w:tr>
      <w:tr w:rsidR="00A76C0D" w:rsidRPr="00CD7CB1" w14:paraId="2B108DF6" w14:textId="77777777" w:rsidTr="00683DD1">
        <w:tc>
          <w:tcPr>
            <w:tcW w:w="3539" w:type="dxa"/>
          </w:tcPr>
          <w:p w14:paraId="516DD0E4" w14:textId="55EA1005" w:rsidR="00A76C0D" w:rsidRPr="00CD7CB1" w:rsidRDefault="008B3E80"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8A48E2" w:rsidRPr="00CD7CB1">
              <w:rPr>
                <w:rFonts w:ascii="Verdana" w:hAnsi="Verdana" w:cstheme="minorHAnsi"/>
                <w:b/>
                <w:bCs/>
                <w:lang w:val="en-GB"/>
              </w:rPr>
              <w:t xml:space="preserve"> </w:t>
            </w:r>
            <w:r w:rsidR="00A7045E" w:rsidRPr="00CD7CB1">
              <w:rPr>
                <w:rFonts w:ascii="Verdana" w:hAnsi="Verdana" w:cstheme="minorHAnsi"/>
                <w:b/>
                <w:bCs/>
                <w:lang w:val="en-GB"/>
              </w:rPr>
              <w:t>duration</w:t>
            </w:r>
          </w:p>
        </w:tc>
        <w:tc>
          <w:tcPr>
            <w:tcW w:w="5477" w:type="dxa"/>
          </w:tcPr>
          <w:p w14:paraId="7CF3ABBE" w14:textId="7523EA12" w:rsidR="00A76C0D" w:rsidRPr="00CD7CB1" w:rsidRDefault="00A76C0D" w:rsidP="00145D23">
            <w:pPr>
              <w:spacing w:before="120" w:after="100" w:afterAutospacing="1"/>
              <w:jc w:val="left"/>
              <w:rPr>
                <w:rFonts w:ascii="Verdana" w:hAnsi="Verdana" w:cstheme="minorHAnsi"/>
                <w:bCs/>
                <w:lang w:val="en-GB"/>
              </w:rPr>
            </w:pPr>
          </w:p>
        </w:tc>
      </w:tr>
    </w:tbl>
    <w:p w14:paraId="6CF16CBC" w14:textId="77777777" w:rsidR="00A7045E" w:rsidRPr="00CD7CB1" w:rsidRDefault="00A7045E" w:rsidP="00145D23">
      <w:pPr>
        <w:spacing w:before="120" w:after="100" w:afterAutospacing="1"/>
        <w:jc w:val="left"/>
        <w:rPr>
          <w:rFonts w:ascii="Verdana" w:hAnsi="Verdana"/>
          <w:b/>
          <w:bCs/>
          <w:spacing w:val="5"/>
          <w:lang w:val="en-GB"/>
        </w:rPr>
      </w:pPr>
      <w:r w:rsidRPr="00CD7CB1">
        <w:rPr>
          <w:rFonts w:ascii="Verdana" w:hAnsi="Verdana"/>
          <w:b/>
          <w:bCs/>
          <w:smallCaps/>
          <w:lang w:val="en-GB"/>
        </w:rPr>
        <w:br w:type="page"/>
      </w:r>
    </w:p>
    <w:p w14:paraId="04E54AE8" w14:textId="0D8407A9" w:rsidR="003C3038" w:rsidRPr="00A97D4A" w:rsidRDefault="00E2055E" w:rsidP="00B07D11">
      <w:pPr>
        <w:pStyle w:val="Heading1"/>
      </w:pPr>
      <w:r w:rsidRPr="00A97D4A">
        <w:lastRenderedPageBreak/>
        <w:t xml:space="preserve">Background </w:t>
      </w:r>
      <w:r w:rsidR="0082373A" w:rsidRPr="00A97D4A">
        <w:t xml:space="preserve">of </w:t>
      </w:r>
      <w:r w:rsidR="00E933A0" w:rsidRPr="00A97D4A">
        <w:t>the Feasibility Study</w:t>
      </w:r>
    </w:p>
    <w:p w14:paraId="350FDE40" w14:textId="77777777" w:rsidR="00145D23" w:rsidRDefault="00E933A0" w:rsidP="00145D23">
      <w:pPr>
        <w:spacing w:before="120" w:after="100" w:afterAutospacing="1"/>
        <w:jc w:val="left"/>
        <w:rPr>
          <w:rFonts w:ascii="Verdana" w:hAnsi="Verdana"/>
          <w:lang w:val="en-GB"/>
        </w:rPr>
      </w:pPr>
      <w:r w:rsidRPr="00CD7CB1">
        <w:rPr>
          <w:rFonts w:ascii="Verdana" w:hAnsi="Verdana"/>
          <w:highlight w:val="yellow"/>
          <w:lang w:val="en-GB"/>
        </w:rPr>
        <w:t>(Partner</w:t>
      </w:r>
      <w:r w:rsidR="00A9273C" w:rsidRPr="00CD7CB1">
        <w:rPr>
          <w:rFonts w:ascii="Verdana" w:hAnsi="Verdana"/>
          <w:highlight w:val="yellow"/>
          <w:lang w:val="en-GB"/>
        </w:rPr>
        <w:t>s</w:t>
      </w:r>
      <w:r w:rsidRPr="00CD7CB1">
        <w:rPr>
          <w:rFonts w:ascii="Verdana" w:hAnsi="Verdana"/>
          <w:highlight w:val="yellow"/>
          <w:lang w:val="en-GB"/>
        </w:rPr>
        <w:t xml:space="preserve"> x y</w:t>
      </w:r>
      <w:r w:rsidR="00A9273C" w:rsidRPr="00CD7CB1">
        <w:rPr>
          <w:rFonts w:ascii="Verdana" w:hAnsi="Verdana"/>
          <w:highlight w:val="yellow"/>
          <w:lang w:val="en-GB"/>
        </w:rPr>
        <w:t xml:space="preserve"> z</w:t>
      </w:r>
      <w:r w:rsidRPr="00CD7CB1">
        <w:rPr>
          <w:rFonts w:ascii="Verdana" w:hAnsi="Verdana"/>
          <w:highlight w:val="yellow"/>
          <w:lang w:val="en-GB"/>
        </w:rPr>
        <w:t>)</w:t>
      </w:r>
      <w:r w:rsidRPr="00CD7CB1">
        <w:rPr>
          <w:rFonts w:ascii="Verdana" w:hAnsi="Verdana"/>
          <w:lang w:val="en-GB"/>
        </w:rPr>
        <w:t xml:space="preserve"> and CBM would like to propose </w:t>
      </w:r>
      <w:r w:rsidR="007B5807" w:rsidRPr="00CD7CB1">
        <w:rPr>
          <w:rFonts w:ascii="Verdana" w:hAnsi="Verdana"/>
          <w:lang w:val="en-GB"/>
        </w:rPr>
        <w:t xml:space="preserve">a project to the German Federal Ministry of Economic Cooperation and Development (BMZ), which shall contribute to </w:t>
      </w:r>
      <w:r w:rsidR="007B5807" w:rsidRPr="00CD7CB1">
        <w:rPr>
          <w:rFonts w:ascii="Verdana" w:hAnsi="Verdana"/>
          <w:i/>
          <w:iCs/>
          <w:highlight w:val="yellow"/>
          <w:lang w:val="en-GB"/>
        </w:rPr>
        <w:t>(improving the living conditions of persons with disabilities/persons with visual/hearing/physical impairments) (in the region…).</w:t>
      </w:r>
      <w:r w:rsidR="007B5807" w:rsidRPr="00CD7CB1">
        <w:rPr>
          <w:rFonts w:ascii="Verdana" w:hAnsi="Verdana"/>
          <w:i/>
          <w:iCs/>
          <w:lang w:val="en-GB"/>
        </w:rPr>
        <w:t xml:space="preserve"> </w:t>
      </w:r>
      <w:r w:rsidR="007B5807" w:rsidRPr="00CD7CB1">
        <w:rPr>
          <w:rFonts w:ascii="Verdana" w:hAnsi="Verdana"/>
          <w:lang w:val="en-GB"/>
        </w:rPr>
        <w:t xml:space="preserve">The </w:t>
      </w:r>
      <w:r w:rsidR="00162B7C" w:rsidRPr="00CD7CB1">
        <w:rPr>
          <w:rFonts w:ascii="Verdana" w:hAnsi="Verdana"/>
          <w:lang w:val="en-GB"/>
        </w:rPr>
        <w:t xml:space="preserve">project is currently in its design phase and </w:t>
      </w:r>
      <w:r w:rsidR="00887F44" w:rsidRPr="00CD7CB1">
        <w:rPr>
          <w:rFonts w:ascii="Verdana" w:hAnsi="Verdana" w:cs="Lato"/>
          <w:color w:val="000000"/>
          <w:lang w:val="en-GB" w:bidi="ar-SA"/>
        </w:rPr>
        <w:t xml:space="preserve">CBM is seeking to recruit a consultant to conduct a Feasibility Study to </w:t>
      </w:r>
      <w:r w:rsidR="007B5807" w:rsidRPr="00CD7CB1">
        <w:rPr>
          <w:rFonts w:ascii="Verdana" w:hAnsi="Verdana"/>
          <w:lang w:val="en-GB"/>
        </w:rPr>
        <w:t>assess the feasibility of the proposed project and systematically check the extent to which the project approach can plausibly achieve the planned changes under the existing framework conditions.</w:t>
      </w:r>
    </w:p>
    <w:p w14:paraId="2133776A" w14:textId="3CCE0256" w:rsidR="007B5807" w:rsidRPr="00CD7CB1" w:rsidRDefault="007B5807" w:rsidP="00145D23">
      <w:pPr>
        <w:spacing w:before="120" w:after="100" w:afterAutospacing="1"/>
        <w:jc w:val="left"/>
        <w:rPr>
          <w:rFonts w:ascii="Verdana" w:hAnsi="Verdana"/>
          <w:lang w:val="en-GB"/>
        </w:rPr>
      </w:pPr>
      <w:r w:rsidRPr="00CD7CB1">
        <w:rPr>
          <w:rFonts w:ascii="Verdana" w:hAnsi="Verdana"/>
          <w:lang w:val="en-GB"/>
        </w:rPr>
        <w:t xml:space="preserve">The proposing organisations are: </w:t>
      </w:r>
    </w:p>
    <w:p w14:paraId="1D8685E6" w14:textId="69EF1D9C" w:rsidR="007B5807" w:rsidRPr="00CD7CB1" w:rsidRDefault="007B580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w:t>
      </w:r>
      <w:r w:rsidR="00E2055E" w:rsidRPr="00CD7CB1">
        <w:rPr>
          <w:rFonts w:ascii="Verdana" w:hAnsi="Verdana"/>
          <w:i/>
          <w:iCs/>
          <w:highlight w:val="yellow"/>
          <w:lang w:val="en-GB"/>
        </w:rPr>
        <w:t>insert</w:t>
      </w:r>
      <w:r w:rsidRPr="00CD7CB1">
        <w:rPr>
          <w:rFonts w:ascii="Verdana" w:hAnsi="Verdana"/>
          <w:i/>
          <w:iCs/>
          <w:highlight w:val="yellow"/>
          <w:lang w:val="en-GB"/>
        </w:rPr>
        <w:t xml:space="preserve"> a short description of the partner organisation</w:t>
      </w:r>
    </w:p>
    <w:p w14:paraId="347BCE18" w14:textId="2D64D7A6" w:rsidR="0082373A" w:rsidRPr="00CD7CB1" w:rsidRDefault="0082373A" w:rsidP="00145D23">
      <w:pPr>
        <w:spacing w:before="120" w:after="100" w:afterAutospacing="1"/>
        <w:jc w:val="left"/>
        <w:rPr>
          <w:rFonts w:ascii="Verdana" w:hAnsi="Verdana"/>
          <w:lang w:val="en-GB"/>
        </w:rPr>
      </w:pPr>
      <w:r w:rsidRPr="00CD7CB1">
        <w:rPr>
          <w:rFonts w:ascii="Verdana" w:hAnsi="Verdana"/>
          <w:lang w:val="en-GB"/>
        </w:rPr>
        <w:t>CBM is a Christian international development organisation, committed to improving the quality of life of people with disabilities in the poorest communities of the world irrespective of race, gender or religious belief.</w:t>
      </w:r>
    </w:p>
    <w:p w14:paraId="00C2F764" w14:textId="4CA17939" w:rsidR="0082373A" w:rsidRPr="00CD7CB1" w:rsidRDefault="00565C11" w:rsidP="00145D23">
      <w:pPr>
        <w:spacing w:before="120" w:after="100" w:afterAutospacing="1"/>
        <w:jc w:val="left"/>
        <w:rPr>
          <w:rFonts w:ascii="Verdana" w:hAnsi="Verdana"/>
          <w:lang w:val="en-GB"/>
        </w:rPr>
      </w:pPr>
      <w:r w:rsidRPr="00CD7CB1">
        <w:rPr>
          <w:rFonts w:ascii="Verdana" w:hAnsi="Verdana"/>
          <w:lang w:val="en-GB"/>
        </w:rPr>
        <w:t>CBM’s</w:t>
      </w:r>
      <w:r w:rsidR="0082373A" w:rsidRPr="00CD7CB1">
        <w:rPr>
          <w:rFonts w:ascii="Verdana" w:hAnsi="Verdana"/>
          <w:lang w:val="en-GB"/>
        </w:rPr>
        <w:t xml:space="preserve"> approach </w:t>
      </w:r>
      <w:r w:rsidRPr="00CD7CB1">
        <w:rPr>
          <w:rFonts w:ascii="Verdana" w:hAnsi="Verdana"/>
          <w:lang w:val="en-GB"/>
        </w:rPr>
        <w:t xml:space="preserve">of </w:t>
      </w:r>
      <w:r w:rsidR="0082373A" w:rsidRPr="00CD7CB1">
        <w:rPr>
          <w:rFonts w:ascii="Verdana" w:hAnsi="Verdana"/>
          <w:lang w:val="en-GB"/>
        </w:rPr>
        <w:t xml:space="preserve">Disability-inclusive </w:t>
      </w:r>
      <w:r w:rsidRPr="00CD7CB1">
        <w:rPr>
          <w:rFonts w:ascii="Verdana" w:hAnsi="Verdana"/>
          <w:lang w:val="en-GB"/>
        </w:rPr>
        <w:t>D</w:t>
      </w:r>
      <w:r w:rsidR="0082373A" w:rsidRPr="00CD7CB1">
        <w:rPr>
          <w:rFonts w:ascii="Verdana" w:hAnsi="Verdana"/>
          <w:lang w:val="en-GB"/>
        </w:rPr>
        <w:t xml:space="preserve">evelopment is the framework of </w:t>
      </w:r>
      <w:r w:rsidRPr="00CD7CB1">
        <w:rPr>
          <w:rFonts w:ascii="Verdana" w:hAnsi="Verdana"/>
          <w:lang w:val="en-GB"/>
        </w:rPr>
        <w:t>all its</w:t>
      </w:r>
      <w:r w:rsidR="0082373A" w:rsidRPr="00CD7CB1">
        <w:rPr>
          <w:rFonts w:ascii="Verdana" w:hAnsi="Verdana"/>
          <w:lang w:val="en-GB"/>
        </w:rPr>
        <w:t xml:space="preserve"> initiatives and the key theme which drives activities and the impact of </w:t>
      </w:r>
      <w:r w:rsidRPr="00CD7CB1">
        <w:rPr>
          <w:rFonts w:ascii="Verdana" w:hAnsi="Verdana"/>
          <w:lang w:val="en-GB"/>
        </w:rPr>
        <w:t>its</w:t>
      </w:r>
      <w:r w:rsidR="0082373A" w:rsidRPr="00CD7CB1">
        <w:rPr>
          <w:rFonts w:ascii="Verdana" w:hAnsi="Verdana"/>
          <w:lang w:val="en-GB"/>
        </w:rPr>
        <w:t xml:space="preserve"> work. </w:t>
      </w:r>
      <w:r w:rsidRPr="00CD7CB1">
        <w:rPr>
          <w:rFonts w:ascii="Verdana" w:hAnsi="Verdana"/>
          <w:lang w:val="en-GB"/>
        </w:rPr>
        <w:t>It</w:t>
      </w:r>
      <w:r w:rsidR="0082373A" w:rsidRPr="00CD7CB1">
        <w:rPr>
          <w:rFonts w:ascii="Verdana" w:hAnsi="Verdana"/>
          <w:lang w:val="en-GB"/>
        </w:rPr>
        <w:t xml:space="preserve"> believe</w:t>
      </w:r>
      <w:r w:rsidRPr="00CD7CB1">
        <w:rPr>
          <w:rFonts w:ascii="Verdana" w:hAnsi="Verdana"/>
          <w:lang w:val="en-GB"/>
        </w:rPr>
        <w:t>s</w:t>
      </w:r>
      <w:r w:rsidR="0082373A" w:rsidRPr="00CD7CB1">
        <w:rPr>
          <w:rFonts w:ascii="Verdana" w:hAnsi="Verdana"/>
          <w:lang w:val="en-GB"/>
        </w:rPr>
        <w:t xml:space="preserve"> that this is the most effective way to bring positive change to the lives of people with disabilities living in poverty and their communities. Through our disability-inclusive development approach, we address the barriers that hinder access and participation and actively seek to ensure the full participation of people with disabilities as empowered self-advocates in all development and emergency response processes.</w:t>
      </w:r>
    </w:p>
    <w:p w14:paraId="019838B7" w14:textId="67EDFE63" w:rsidR="005B0E6A" w:rsidRPr="005F77B0" w:rsidRDefault="006E684C" w:rsidP="00B07D11">
      <w:pPr>
        <w:pStyle w:val="Heading1"/>
      </w:pPr>
      <w:bookmarkStart w:id="1" w:name="_Toc23849428"/>
      <w:r w:rsidRPr="005F77B0">
        <w:t>The Project</w:t>
      </w:r>
      <w:bookmarkEnd w:id="1"/>
    </w:p>
    <w:p w14:paraId="497DADFB" w14:textId="12705C81" w:rsidR="009D0745" w:rsidRPr="00CD7CB1" w:rsidRDefault="007B5807" w:rsidP="00145D23">
      <w:pPr>
        <w:spacing w:before="120" w:after="100" w:afterAutospacing="1"/>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w:t>
      </w:r>
      <w:r w:rsidR="009D0745" w:rsidRPr="00CD7CB1">
        <w:rPr>
          <w:rFonts w:ascii="Verdana" w:eastAsia="Times New Roman" w:hAnsi="Verdana" w:cs="Times New Roman"/>
          <w:i/>
          <w:iCs/>
          <w:highlight w:val="yellow"/>
          <w:lang w:val="en-GB"/>
        </w:rPr>
        <w:t>Please provide a short description of the project including</w:t>
      </w:r>
    </w:p>
    <w:p w14:paraId="79C1EB33" w14:textId="1B00C12F" w:rsidR="001F4CBE" w:rsidRPr="00CD7CB1" w:rsidRDefault="001F4CBE"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w:t>
      </w:r>
      <w:r w:rsidRPr="00CD7CB1">
        <w:rPr>
          <w:rFonts w:ascii="Verdana" w:hAnsi="Verdana"/>
          <w:i/>
          <w:iCs/>
          <w:highlight w:val="yellow"/>
          <w:lang w:val="en-GB"/>
        </w:rPr>
        <w:t>he problem the planned project should address</w:t>
      </w:r>
    </w:p>
    <w:p w14:paraId="6C6A2C9E" w14:textId="1D77032F" w:rsidR="009D0745"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area</w:t>
      </w:r>
    </w:p>
    <w:p w14:paraId="52111688" w14:textId="03A34B93" w:rsidR="00DF1904"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group</w:t>
      </w:r>
    </w:p>
    <w:p w14:paraId="07267DF1" w14:textId="059DEB45" w:rsidR="001E6694" w:rsidRPr="005F77B0" w:rsidRDefault="000B1C78" w:rsidP="00B07D11">
      <w:pPr>
        <w:pStyle w:val="Heading1"/>
      </w:pPr>
      <w:bookmarkStart w:id="2" w:name="_Toc23849429"/>
      <w:r w:rsidRPr="005F77B0">
        <w:t xml:space="preserve">The </w:t>
      </w:r>
      <w:r w:rsidR="000D6A97" w:rsidRPr="005F77B0">
        <w:t>Feasibility Study</w:t>
      </w:r>
      <w:bookmarkEnd w:id="2"/>
    </w:p>
    <w:p w14:paraId="06ACC092" w14:textId="4CCDDC60" w:rsidR="00F32B08" w:rsidRPr="00CD7CB1" w:rsidRDefault="00A9273C" w:rsidP="00145D23">
      <w:pPr>
        <w:pStyle w:val="Heading2"/>
        <w:spacing w:before="120" w:after="100" w:afterAutospacing="1"/>
        <w:jc w:val="left"/>
        <w:rPr>
          <w:rFonts w:ascii="Verdana" w:hAnsi="Verdana"/>
          <w:b/>
          <w:lang w:val="en-GB"/>
        </w:rPr>
      </w:pPr>
      <w:bookmarkStart w:id="3" w:name="_Toc23849430"/>
      <w:r w:rsidRPr="00CD7CB1">
        <w:rPr>
          <w:rFonts w:ascii="Verdana" w:hAnsi="Verdana"/>
          <w:b/>
          <w:lang w:val="en-GB"/>
        </w:rPr>
        <w:t>4</w:t>
      </w:r>
      <w:r w:rsidR="000D6A97" w:rsidRPr="00CD7CB1">
        <w:rPr>
          <w:rFonts w:ascii="Verdana" w:hAnsi="Verdana"/>
          <w:b/>
          <w:lang w:val="en-GB"/>
        </w:rPr>
        <w:t>.1</w:t>
      </w:r>
      <w:bookmarkEnd w:id="3"/>
      <w:r w:rsidR="00E001D1" w:rsidRPr="00CD7CB1">
        <w:rPr>
          <w:rFonts w:ascii="Verdana" w:hAnsi="Verdana"/>
          <w:b/>
          <w:lang w:val="en-GB"/>
        </w:rPr>
        <w:t>. Purpose</w:t>
      </w:r>
    </w:p>
    <w:p w14:paraId="0422DB18" w14:textId="7DBD2DBB"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The study will determine the feasibility of the proposed project by assessing whether it is well founded and meets the demand identified. It will provide decision makers with sufficient information</w:t>
      </w:r>
      <w:r w:rsidR="009E1525">
        <w:rPr>
          <w:rFonts w:ascii="Verdana" w:hAnsi="Verdana" w:cs="Lato"/>
          <w:color w:val="000000"/>
          <w:lang w:val="en-GB" w:bidi="ar-SA"/>
        </w:rPr>
        <w:t xml:space="preserve"> </w:t>
      </w:r>
      <w:r w:rsidR="00375953">
        <w:rPr>
          <w:rFonts w:ascii="Verdana" w:hAnsi="Verdana" w:cs="Lato"/>
          <w:color w:val="000000"/>
          <w:lang w:val="en-GB" w:bidi="ar-SA"/>
        </w:rPr>
        <w:t xml:space="preserve">on </w:t>
      </w:r>
      <w:r w:rsidR="000E3D00">
        <w:rPr>
          <w:rFonts w:ascii="Verdana" w:hAnsi="Verdana" w:cs="Lato"/>
          <w:color w:val="000000"/>
          <w:lang w:val="en-GB" w:bidi="ar-SA"/>
        </w:rPr>
        <w:t xml:space="preserve">the project </w:t>
      </w:r>
      <w:r w:rsidRPr="00CD7CB1">
        <w:rPr>
          <w:rFonts w:ascii="Verdana" w:hAnsi="Verdana" w:cs="Lato"/>
          <w:color w:val="000000"/>
          <w:lang w:val="en-GB" w:bidi="ar-SA"/>
        </w:rPr>
        <w:t>opportunities and risks</w:t>
      </w:r>
      <w:r w:rsidR="000E3D00">
        <w:rPr>
          <w:rFonts w:ascii="Verdana" w:hAnsi="Verdana" w:cs="Lato"/>
          <w:color w:val="000000"/>
          <w:lang w:val="en-GB" w:bidi="ar-SA"/>
        </w:rPr>
        <w:t xml:space="preserve"> as well as concrete recommendations for improving the project concept. The study will be submitted to BMZ together with the project proposal. </w:t>
      </w:r>
      <w:r w:rsidRPr="00CD7CB1">
        <w:rPr>
          <w:rFonts w:ascii="Verdana" w:hAnsi="Verdana" w:cs="Lato"/>
          <w:color w:val="000000"/>
          <w:lang w:val="en-GB" w:bidi="ar-SA"/>
        </w:rPr>
        <w:t xml:space="preserve"> </w:t>
      </w:r>
    </w:p>
    <w:p w14:paraId="483BD25A" w14:textId="77777777"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study will deliver the following: </w:t>
      </w:r>
    </w:p>
    <w:p w14:paraId="3A01AE19" w14:textId="5D906AC0"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relevance of the proposed </w:t>
      </w:r>
      <w:r w:rsidR="000E3D00">
        <w:rPr>
          <w:rFonts w:ascii="Verdana" w:hAnsi="Verdana" w:cs="Lato"/>
          <w:color w:val="000000"/>
          <w:lang w:val="en-GB" w:bidi="ar-SA"/>
        </w:rPr>
        <w:t xml:space="preserve">project </w:t>
      </w:r>
      <w:r w:rsidRPr="00CD7CB1">
        <w:rPr>
          <w:rFonts w:ascii="Verdana" w:hAnsi="Verdana" w:cs="Lato"/>
          <w:color w:val="000000"/>
          <w:lang w:val="en-GB" w:bidi="ar-SA"/>
        </w:rPr>
        <w:t xml:space="preserve">and its activities to address the problems identified in the target groups and target sectors; </w:t>
      </w:r>
    </w:p>
    <w:p w14:paraId="6D80C208" w14:textId="3EAB128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lastRenderedPageBreak/>
        <w:t xml:space="preserve">an assessment of the proposed logical framework including outcomes and outputs and respective indicators and assumptions, </w:t>
      </w:r>
      <w:proofErr w:type="gramStart"/>
      <w:r w:rsidRPr="00CD7CB1">
        <w:rPr>
          <w:rFonts w:ascii="Verdana" w:hAnsi="Verdana" w:cs="Lato"/>
          <w:color w:val="000000"/>
          <w:lang w:val="en-GB" w:bidi="ar-SA"/>
        </w:rPr>
        <w:t>risks</w:t>
      </w:r>
      <w:proofErr w:type="gramEnd"/>
      <w:r w:rsidRPr="00CD7CB1">
        <w:rPr>
          <w:rFonts w:ascii="Verdana" w:hAnsi="Verdana" w:cs="Lato"/>
          <w:color w:val="000000"/>
          <w:lang w:val="en-GB" w:bidi="ar-SA"/>
        </w:rPr>
        <w:t xml:space="preserve"> and risk mitigation strategies; </w:t>
      </w:r>
    </w:p>
    <w:p w14:paraId="7FA09BA6" w14:textId="294AFBD2"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 detailed analysis of the potential sustainability of the </w:t>
      </w:r>
      <w:r w:rsidR="000E3D00">
        <w:rPr>
          <w:rFonts w:ascii="Verdana" w:hAnsi="Verdana" w:cs="Lato"/>
          <w:color w:val="000000"/>
          <w:lang w:val="en-GB" w:bidi="ar-SA"/>
        </w:rPr>
        <w:t>proje</w:t>
      </w:r>
      <w:ins w:id="4" w:author="Kiel, Petra" w:date="2021-10-28T09:41:00Z">
        <w:r w:rsidR="009E1525">
          <w:rPr>
            <w:rFonts w:ascii="Verdana" w:hAnsi="Verdana" w:cs="Lato"/>
            <w:color w:val="000000"/>
            <w:lang w:val="en-GB" w:bidi="ar-SA"/>
          </w:rPr>
          <w:t>c</w:t>
        </w:r>
      </w:ins>
      <w:r w:rsidR="000E3D00">
        <w:rPr>
          <w:rFonts w:ascii="Verdana" w:hAnsi="Verdana" w:cs="Lato"/>
          <w:color w:val="000000"/>
          <w:lang w:val="en-GB" w:bidi="ar-SA"/>
        </w:rPr>
        <w:t>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results; </w:t>
      </w:r>
    </w:p>
    <w:p w14:paraId="4F801B20" w14:textId="5DECD27E"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synergies and complementarities of the </w:t>
      </w:r>
      <w:r w:rsidR="000E3D00">
        <w:rPr>
          <w:rFonts w:ascii="Verdana" w:hAnsi="Verdana" w:cs="Lato"/>
          <w:color w:val="000000"/>
          <w:lang w:val="en-GB" w:bidi="ar-SA"/>
        </w:rPr>
        <w:t>project</w:t>
      </w:r>
      <w:r w:rsidRPr="00CD7CB1">
        <w:rPr>
          <w:rFonts w:ascii="Verdana" w:hAnsi="Verdana" w:cs="Lato"/>
          <w:color w:val="000000"/>
          <w:lang w:val="en-GB" w:bidi="ar-SA"/>
        </w:rPr>
        <w:t xml:space="preserve">, including between programmatic areas (sectors) and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stakeholders; </w:t>
      </w:r>
    </w:p>
    <w:p w14:paraId="009D8327" w14:textId="615415DF"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feasibility of the financing proposal in relation to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activities; </w:t>
      </w:r>
    </w:p>
    <w:p w14:paraId="35BD318E" w14:textId="03C4A06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organisation and any phasing of activities considered necessary, including considerations around the institutional structure required for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implementation. </w:t>
      </w:r>
    </w:p>
    <w:p w14:paraId="27BE8BE3" w14:textId="001FAE33"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inclusiveness of the project, </w:t>
      </w:r>
      <w:proofErr w:type="gramStart"/>
      <w:r w:rsidRPr="00CD7CB1">
        <w:rPr>
          <w:rFonts w:ascii="Verdana" w:hAnsi="Verdana" w:cs="Lato"/>
          <w:color w:val="000000"/>
          <w:lang w:val="en-GB" w:bidi="ar-SA"/>
        </w:rPr>
        <w:t>i.e.</w:t>
      </w:r>
      <w:proofErr w:type="gramEnd"/>
      <w:r w:rsidRPr="00CD7CB1">
        <w:rPr>
          <w:rFonts w:ascii="Verdana" w:hAnsi="Verdana" w:cs="Lato"/>
          <w:color w:val="000000"/>
          <w:lang w:val="en-GB" w:bidi="ar-SA"/>
        </w:rPr>
        <w:t xml:space="preserve"> the active participation of person with disabilities and their representative organisations in all aspects of the project. </w:t>
      </w:r>
    </w:p>
    <w:p w14:paraId="3622EBE1" w14:textId="433D1041"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recommendations for any further actions (including project modifications) </w:t>
      </w:r>
    </w:p>
    <w:p w14:paraId="3A8C0A73" w14:textId="2979BAFD" w:rsidR="00145D23" w:rsidRDefault="00A9273C" w:rsidP="00145D23">
      <w:pPr>
        <w:pStyle w:val="Heading2"/>
        <w:spacing w:before="120"/>
        <w:rPr>
          <w:rFonts w:ascii="Verdana" w:hAnsi="Verdana"/>
          <w:b/>
          <w:lang w:val="en-GB"/>
        </w:rPr>
      </w:pPr>
      <w:r w:rsidRPr="00CD7CB1">
        <w:rPr>
          <w:rFonts w:ascii="Verdana" w:hAnsi="Verdana"/>
          <w:b/>
          <w:lang w:val="en-GB"/>
        </w:rPr>
        <w:t>4</w:t>
      </w:r>
      <w:r w:rsidR="00426912" w:rsidRPr="00CD7CB1">
        <w:rPr>
          <w:rFonts w:ascii="Verdana" w:hAnsi="Verdana"/>
          <w:b/>
          <w:lang w:val="en-GB"/>
        </w:rPr>
        <w:t xml:space="preserve">.2. </w:t>
      </w:r>
      <w:r w:rsidR="00CD7CB1" w:rsidRPr="00CD7CB1">
        <w:rPr>
          <w:rFonts w:ascii="Verdana" w:hAnsi="Verdana"/>
          <w:b/>
          <w:lang w:val="en-GB"/>
        </w:rPr>
        <w:t>Assessment according to DAC Criteria</w:t>
      </w:r>
    </w:p>
    <w:p w14:paraId="1C12E850" w14:textId="07892B94" w:rsidR="00CD7CB1" w:rsidRPr="00510C55" w:rsidRDefault="00CD7CB1" w:rsidP="00145D23">
      <w:pPr>
        <w:pStyle w:val="Heading2"/>
        <w:spacing w:before="120"/>
        <w:rPr>
          <w:rFonts w:ascii="Verdana" w:hAnsi="Verdana"/>
          <w:b/>
          <w:bCs/>
          <w:i/>
          <w:iCs/>
          <w:lang w:val="en-GB"/>
        </w:rPr>
      </w:pPr>
      <w:r w:rsidRPr="00510C55">
        <w:rPr>
          <w:rFonts w:ascii="Verdana" w:hAnsi="Verdana"/>
          <w:i/>
          <w:iCs/>
          <w:highlight w:val="yellow"/>
          <w:lang w:val="en-GB"/>
        </w:rPr>
        <w:t xml:space="preserve">The guiding questions on the criteria serve as orientation for the content of the study. They are to be understood as </w:t>
      </w:r>
      <w:r w:rsidRPr="00510C55">
        <w:rPr>
          <w:rFonts w:ascii="Verdana" w:hAnsi="Verdana"/>
          <w:b/>
          <w:bCs/>
          <w:i/>
          <w:iCs/>
          <w:highlight w:val="yellow"/>
          <w:lang w:val="en-GB"/>
        </w:rPr>
        <w:t>a collection from which the relevant questions can be prioritised</w:t>
      </w:r>
      <w:r w:rsidRPr="00510C55">
        <w:rPr>
          <w:rFonts w:ascii="Verdana" w:hAnsi="Verdana"/>
          <w:i/>
          <w:iCs/>
          <w:highlight w:val="yellow"/>
          <w:lang w:val="en-GB"/>
        </w:rPr>
        <w:t xml:space="preserve">. This allows the </w:t>
      </w:r>
      <w:r w:rsidRPr="00510C55">
        <w:rPr>
          <w:rFonts w:ascii="Verdana" w:hAnsi="Verdana"/>
          <w:b/>
          <w:bCs/>
          <w:i/>
          <w:iCs/>
          <w:highlight w:val="yellow"/>
          <w:lang w:val="en-GB"/>
        </w:rPr>
        <w:t>criteria to be weighted differently according to the study's interest in knowledge.</w:t>
      </w:r>
      <w:r w:rsidR="00510C55" w:rsidRPr="00510C55">
        <w:rPr>
          <w:rFonts w:ascii="Verdana" w:hAnsi="Verdana"/>
          <w:b/>
          <w:bCs/>
          <w:i/>
          <w:iCs/>
          <w:highlight w:val="yellow"/>
          <w:lang w:val="en-GB"/>
        </w:rPr>
        <w:t xml:space="preserve"> Please adjust and select questions according to your specific study requirements</w:t>
      </w:r>
      <w:r w:rsidR="00510C55">
        <w:rPr>
          <w:rFonts w:ascii="Verdana" w:hAnsi="Verdana"/>
          <w:b/>
          <w:bCs/>
          <w:i/>
          <w:iCs/>
          <w:highlight w:val="yellow"/>
          <w:lang w:val="en-GB"/>
        </w:rPr>
        <w:t xml:space="preserve"> – avoid overloading of the study</w:t>
      </w:r>
      <w:r w:rsidR="00510C55" w:rsidRPr="00510C55">
        <w:rPr>
          <w:rFonts w:ascii="Verdana" w:hAnsi="Verdana"/>
          <w:b/>
          <w:bCs/>
          <w:i/>
          <w:iCs/>
          <w:highlight w:val="yellow"/>
          <w:lang w:val="en-GB"/>
        </w:rPr>
        <w:t>.</w:t>
      </w:r>
      <w:r w:rsidR="00510C55">
        <w:rPr>
          <w:rFonts w:ascii="Verdana" w:hAnsi="Verdana"/>
          <w:b/>
          <w:bCs/>
          <w:i/>
          <w:iCs/>
          <w:lang w:val="en-GB"/>
        </w:rPr>
        <w:t xml:space="preserve"> </w:t>
      </w:r>
    </w:p>
    <w:p w14:paraId="2E07390A" w14:textId="0B6D54D1" w:rsidR="00CD7CB1" w:rsidRPr="00CD7CB1" w:rsidRDefault="00CD7CB1" w:rsidP="00145D23">
      <w:pPr>
        <w:pStyle w:val="Heading2"/>
        <w:spacing w:before="120"/>
        <w:rPr>
          <w:rFonts w:ascii="Verdana" w:eastAsia="DengXian Light" w:hAnsi="Verdana" w:cs="Times New Roman"/>
          <w:b/>
          <w:bCs/>
          <w:lang w:val="en-GB" w:bidi="ar-SA"/>
        </w:rPr>
      </w:pPr>
      <w:r w:rsidRPr="00CD7CB1">
        <w:rPr>
          <w:rFonts w:ascii="Verdana" w:eastAsia="DengXian Light" w:hAnsi="Verdana" w:cs="Times New Roman"/>
          <w:b/>
          <w:bCs/>
          <w:lang w:val="en-GB" w:bidi="ar-SA"/>
        </w:rPr>
        <w:t>Relevance - To what extent is the planned project doing the right thing?</w:t>
      </w:r>
    </w:p>
    <w:p w14:paraId="66240148"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Does the planned project approach address a developmental problem or a crucial developmental bottleneck of the partner country or region? development bottleneck of the partner country or project region?</w:t>
      </w:r>
    </w:p>
    <w:p w14:paraId="0E522065" w14:textId="17D415DB"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focus, </w:t>
      </w:r>
      <w:proofErr w:type="gramStart"/>
      <w:r w:rsidRPr="00CD7CB1">
        <w:rPr>
          <w:rFonts w:ascii="Verdana" w:eastAsia="Calibri" w:hAnsi="Verdana" w:cs="Times New Roman"/>
          <w:lang w:val="en-GB" w:bidi="ar-SA"/>
        </w:rPr>
        <w:t>prioritisation</w:t>
      </w:r>
      <w:proofErr w:type="gramEnd"/>
      <w:r w:rsidRPr="00CD7CB1">
        <w:rPr>
          <w:rFonts w:ascii="Verdana" w:eastAsia="Calibri" w:hAnsi="Verdana" w:cs="Times New Roman"/>
          <w:lang w:val="en-GB" w:bidi="ar-SA"/>
        </w:rPr>
        <w:t xml:space="preserve"> and objectives (approach) of the planned project aligned with the target groups and </w:t>
      </w:r>
      <w:r w:rsidR="000E3D00">
        <w:rPr>
          <w:rFonts w:ascii="Verdana" w:eastAsia="Calibri" w:hAnsi="Verdana" w:cs="Times New Roman"/>
          <w:lang w:val="en-GB" w:bidi="ar-SA"/>
        </w:rPr>
        <w:t xml:space="preserve">are they </w:t>
      </w:r>
      <w:r w:rsidRPr="00CD7CB1">
        <w:rPr>
          <w:rFonts w:ascii="Verdana" w:eastAsia="Calibri" w:hAnsi="Verdana" w:cs="Times New Roman"/>
          <w:lang w:val="en-GB" w:bidi="ar-SA"/>
        </w:rPr>
        <w:t xml:space="preserve">clearly defined? </w:t>
      </w:r>
    </w:p>
    <w:p w14:paraId="7FB1721E" w14:textId="5357A680"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 xml:space="preserve">objectives and design adequately </w:t>
      </w:r>
      <w:proofErr w:type="gramStart"/>
      <w:r w:rsidRPr="00CD7CB1">
        <w:rPr>
          <w:rFonts w:ascii="Verdana" w:eastAsia="Calibri" w:hAnsi="Verdana" w:cs="Times New Roman"/>
          <w:lang w:val="en-GB" w:bidi="ar-SA"/>
        </w:rPr>
        <w:t>take into account</w:t>
      </w:r>
      <w:proofErr w:type="gramEnd"/>
      <w:r w:rsidRPr="00CD7CB1">
        <w:rPr>
          <w:rFonts w:ascii="Verdana" w:eastAsia="Calibri" w:hAnsi="Verdana" w:cs="Times New Roman"/>
          <w:lang w:val="en-GB" w:bidi="ar-SA"/>
        </w:rPr>
        <w:t xml:space="preserve"> the specific needs of the target groups and structural obstacles in the project region, partner/institution, policy programmes?</w:t>
      </w:r>
    </w:p>
    <w:p w14:paraId="5573E847"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Are norms and standards of the approach compatible with those of the target groups?</w:t>
      </w:r>
    </w:p>
    <w:p w14:paraId="5AA2BD8A"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Is the project designed in a conflict-sensitive way (Do-No-Harm principle)?</w:t>
      </w:r>
    </w:p>
    <w:p w14:paraId="304E377E"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Coherence - How well does the intervention fit?</w:t>
      </w:r>
    </w:p>
    <w:p w14:paraId="43B3A6E1"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How coherent are the planned activities with human rights principles (inclusion, participation), conventions and relevant standards/guidelines? </w:t>
      </w:r>
    </w:p>
    <w:p w14:paraId="5E15D1DD"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To what extent are there synergies and linkages between the planned project and other interventions by the same actor (organisation) and other actors?</w:t>
      </w:r>
    </w:p>
    <w:p w14:paraId="0620FA1C" w14:textId="649B5956"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are the similarities or intersections between the target groups and the projects of other actors in the same context? To what extent does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add value and avoid</w:t>
      </w:r>
      <w:r w:rsidR="000E3D00">
        <w:rPr>
          <w:rFonts w:ascii="Verdana" w:eastAsia="Calibri" w:hAnsi="Verdana" w:cs="Times New Roman"/>
          <w:lang w:val="en-GB" w:bidi="ar-SA"/>
        </w:rPr>
        <w:t>s</w:t>
      </w:r>
      <w:r w:rsidRPr="00CD7CB1">
        <w:rPr>
          <w:rFonts w:ascii="Verdana" w:eastAsia="Calibri" w:hAnsi="Verdana" w:cs="Times New Roman"/>
          <w:lang w:val="en-GB" w:bidi="ar-SA"/>
        </w:rPr>
        <w:t xml:space="preserve"> duplication? </w:t>
      </w:r>
    </w:p>
    <w:p w14:paraId="3A27AA16"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Effectiveness - Which project approach can best achieve the objectives?</w:t>
      </w:r>
    </w:p>
    <w:p w14:paraId="1EB4E463"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causal relationships (including assumptions) plausible? What negative effects could occur? </w:t>
      </w:r>
    </w:p>
    <w:p w14:paraId="1CAA6E01"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lastRenderedPageBreak/>
        <w:t>Is the chosen methodological approach appropriate to the context and sufficient to achieve the project objective? Are alternatives necessary?</w:t>
      </w:r>
    </w:p>
    <w:p w14:paraId="514ACD24"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At which level (multi-level approach) are additional measures to increase effectiveness to be envisaged?</w:t>
      </w:r>
    </w:p>
    <w:p w14:paraId="3DACC16F"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are changes measured? Which indicators (fields) are more suitable for this?</w:t>
      </w:r>
    </w:p>
    <w:p w14:paraId="2785939F"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Efficiency - Does the use of funds planned by the project appear economical in terms of achieving the objectives?</w:t>
      </w:r>
    </w:p>
    <w:p w14:paraId="4A7CFB80" w14:textId="77777777"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can the planned measures be implemented with the budgeted funds and personnel in the planned duration? </w:t>
      </w:r>
    </w:p>
    <w:p w14:paraId="37C934F1" w14:textId="36BF141B"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are the planned expenditures used economically and are the investments, operating </w:t>
      </w:r>
      <w:proofErr w:type="gramStart"/>
      <w:r w:rsidRPr="00CD7CB1">
        <w:rPr>
          <w:rFonts w:ascii="Verdana" w:eastAsia="Calibri" w:hAnsi="Verdana" w:cs="Times New Roman"/>
          <w:lang w:val="en-GB" w:bidi="ar-SA"/>
        </w:rPr>
        <w:t>expenses</w:t>
      </w:r>
      <w:proofErr w:type="gramEnd"/>
      <w:r w:rsidRPr="00CD7CB1">
        <w:rPr>
          <w:rFonts w:ascii="Verdana" w:eastAsia="Calibri" w:hAnsi="Verdana" w:cs="Times New Roman"/>
          <w:lang w:val="en-GB" w:bidi="ar-SA"/>
        </w:rPr>
        <w:t xml:space="preserve"> and personnel in proportion to the intended objectives? </w:t>
      </w:r>
    </w:p>
    <w:p w14:paraId="3D00DA6B"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Impact (significance) - To what extent does the planned project contribute to the achievement of overarching developmental impacts?</w:t>
      </w:r>
    </w:p>
    <w:p w14:paraId="64C7FEAE"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specific contribution does the project objective (outcome) make to the overall objective (impact)? </w:t>
      </w:r>
    </w:p>
    <w:p w14:paraId="678241CF" w14:textId="5B731DCF"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does the planned project have a structure-building, exemplary and broad impact? </w:t>
      </w:r>
    </w:p>
    <w:p w14:paraId="0B2391EC"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At what levels will norms or structures be changed? </w:t>
      </w:r>
    </w:p>
    <w:p w14:paraId="6EA1B78A"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 xml:space="preserve">Sustainability - To what extent will the positive effects (without further external funding) continue after the end of the project? </w:t>
      </w:r>
    </w:p>
    <w:p w14:paraId="4D0B1AC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can the sustainability of the results and impacts be ensured and strengthened? (structural, economic, social, ecological)?</w:t>
      </w:r>
    </w:p>
    <w:p w14:paraId="3E0FF314"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What long-term capacities are built up in the target group to be able to continue the implemented measures on their own?</w:t>
      </w:r>
    </w:p>
    <w:p w14:paraId="04ED207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positive changes (role behaviour, mechanisms, </w:t>
      </w:r>
      <w:proofErr w:type="gramStart"/>
      <w:r w:rsidRPr="00CD7CB1">
        <w:rPr>
          <w:rFonts w:ascii="Verdana" w:eastAsia="Calibri" w:hAnsi="Verdana" w:cs="Times New Roman"/>
          <w:lang w:val="en-GB" w:bidi="ar-SA"/>
        </w:rPr>
        <w:t>networks</w:t>
      </w:r>
      <w:proofErr w:type="gramEnd"/>
      <w:r w:rsidRPr="00CD7CB1">
        <w:rPr>
          <w:rFonts w:ascii="Verdana" w:eastAsia="Calibri" w:hAnsi="Verdana" w:cs="Times New Roman"/>
          <w:lang w:val="en-GB" w:bidi="ar-SA"/>
        </w:rPr>
        <w:t xml:space="preserve"> and others) benefit civil society in the long term?</w:t>
      </w:r>
    </w:p>
    <w:p w14:paraId="1803DCD6" w14:textId="77777777" w:rsidR="00CD7CB1" w:rsidRPr="00CD7CB1" w:rsidRDefault="00CD7CB1" w:rsidP="005F77B0">
      <w:pPr>
        <w:numPr>
          <w:ilvl w:val="0"/>
          <w:numId w:val="9"/>
        </w:numPr>
        <w:spacing w:before="120" w:after="12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Which personal risks for the implementers, institutional and contextual risks influence sustainability and how can they be minimised? </w:t>
      </w:r>
    </w:p>
    <w:p w14:paraId="476E1A1D" w14:textId="24C59315" w:rsidR="00633BB8" w:rsidRPr="009E1525" w:rsidRDefault="009E1525" w:rsidP="009E1525">
      <w:pPr>
        <w:tabs>
          <w:tab w:val="left" w:pos="0"/>
          <w:tab w:val="left" w:pos="270"/>
        </w:tabs>
        <w:spacing w:before="240" w:after="120"/>
        <w:rPr>
          <w:rFonts w:ascii="Verdana" w:hAnsi="Verdana"/>
          <w:b/>
          <w:bCs/>
        </w:rPr>
      </w:pPr>
      <w:r>
        <w:rPr>
          <w:rFonts w:ascii="Verdana" w:hAnsi="Verdana"/>
          <w:b/>
          <w:bCs/>
        </w:rPr>
        <w:t xml:space="preserve">4.3. </w:t>
      </w:r>
      <w:r w:rsidR="00633BB8" w:rsidRPr="009E1525">
        <w:rPr>
          <w:rFonts w:ascii="Verdana" w:hAnsi="Verdana"/>
          <w:b/>
          <w:bCs/>
        </w:rPr>
        <w:t xml:space="preserve">Recommendations </w:t>
      </w:r>
    </w:p>
    <w:p w14:paraId="40BDDD53" w14:textId="77777777" w:rsidR="009E1525" w:rsidRDefault="00633BB8" w:rsidP="00633BB8">
      <w:pPr>
        <w:tabs>
          <w:tab w:val="left" w:pos="0"/>
          <w:tab w:val="left" w:pos="270"/>
        </w:tabs>
        <w:spacing w:after="0"/>
        <w:rPr>
          <w:rFonts w:ascii="Verdana" w:hAnsi="Verdana"/>
          <w:lang w:val="en-GB"/>
        </w:rPr>
      </w:pPr>
      <w:r w:rsidRPr="009E1525">
        <w:rPr>
          <w:rFonts w:ascii="Verdana" w:hAnsi="Verdana"/>
          <w:lang w:val="en-GB"/>
        </w:rPr>
        <w:t xml:space="preserve">Based on the main findings and the assessment according to the DAC criteria, the consultant should provide concrete suggestions for the concept of the project </w:t>
      </w:r>
    </w:p>
    <w:p w14:paraId="19D85BE9" w14:textId="77777777" w:rsidR="009E1525" w:rsidRDefault="009E1525" w:rsidP="00633BB8">
      <w:pPr>
        <w:tabs>
          <w:tab w:val="left" w:pos="0"/>
          <w:tab w:val="left" w:pos="270"/>
        </w:tabs>
        <w:spacing w:after="0"/>
        <w:rPr>
          <w:rFonts w:ascii="Verdana" w:hAnsi="Verdana"/>
          <w:lang w:val="en-GB"/>
        </w:rPr>
      </w:pPr>
    </w:p>
    <w:p w14:paraId="41795369" w14:textId="4EE09C48" w:rsidR="00633BB8" w:rsidRPr="009E1525" w:rsidRDefault="00633BB8" w:rsidP="00633BB8">
      <w:p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Examples:</w:t>
      </w:r>
    </w:p>
    <w:p w14:paraId="6681BD6E" w14:textId="100B0645"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components, if any, are missing in the project concept to make the cause-effect relationships more coherent and to sustainably achieve the planned objectives? </w:t>
      </w:r>
    </w:p>
    <w:p w14:paraId="1A4D2072" w14:textId="4DB5236A"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planned components are not suitable or could have negative effects, and for what reasons? </w:t>
      </w:r>
    </w:p>
    <w:p w14:paraId="1BE27614" w14:textId="601408D8"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assumptions of the cause-effect relationships are viable?</w:t>
      </w:r>
    </w:p>
    <w:p w14:paraId="59D8ADBD" w14:textId="0F4FBCAE"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findings and project-relevant data of the study are suitable to be integrated into the project logic? (</w:t>
      </w:r>
      <w:r w:rsidR="009E1525" w:rsidRPr="009E1525">
        <w:rPr>
          <w:rFonts w:ascii="Verdana" w:hAnsi="Verdana"/>
          <w:i/>
          <w:iCs/>
          <w:highlight w:val="yellow"/>
          <w:lang w:val="en-GB"/>
        </w:rPr>
        <w:t>I</w:t>
      </w:r>
      <w:r w:rsidRPr="009E1525">
        <w:rPr>
          <w:rFonts w:ascii="Verdana" w:hAnsi="Verdana"/>
          <w:i/>
          <w:iCs/>
          <w:highlight w:val="yellow"/>
          <w:lang w:val="en-GB"/>
        </w:rPr>
        <w:t xml:space="preserve">mpact matrix of the project proposal)? </w:t>
      </w:r>
    </w:p>
    <w:p w14:paraId="688E08A5" w14:textId="2C9EA856" w:rsidR="00633BB8" w:rsidRPr="009E1525" w:rsidRDefault="00633BB8" w:rsidP="005F77B0">
      <w:pPr>
        <w:pStyle w:val="ListParagraph"/>
        <w:numPr>
          <w:ilvl w:val="0"/>
          <w:numId w:val="13"/>
        </w:numPr>
        <w:tabs>
          <w:tab w:val="left" w:pos="0"/>
          <w:tab w:val="left" w:pos="270"/>
        </w:tabs>
        <w:spacing w:after="0"/>
        <w:rPr>
          <w:rFonts w:ascii="Verdana" w:hAnsi="Verdana"/>
          <w:i/>
          <w:iCs/>
          <w:lang w:val="en-GB"/>
        </w:rPr>
      </w:pPr>
      <w:r w:rsidRPr="009E1525">
        <w:rPr>
          <w:rFonts w:ascii="Verdana" w:hAnsi="Verdana"/>
          <w:i/>
          <w:iCs/>
          <w:highlight w:val="yellow"/>
          <w:lang w:val="en-GB"/>
        </w:rPr>
        <w:lastRenderedPageBreak/>
        <w:t>What are the recommendations for possible indicators for impact monitoring and data collection?</w:t>
      </w:r>
    </w:p>
    <w:p w14:paraId="2958E58D" w14:textId="53C2EAFC" w:rsidR="00426912" w:rsidRPr="00CD7CB1" w:rsidRDefault="00CD7CB1" w:rsidP="00145D23">
      <w:pPr>
        <w:pStyle w:val="Heading2"/>
        <w:spacing w:before="120" w:after="100" w:afterAutospacing="1"/>
        <w:jc w:val="left"/>
        <w:rPr>
          <w:rFonts w:ascii="Verdana" w:hAnsi="Verdana"/>
          <w:b/>
          <w:lang w:val="en-GB"/>
        </w:rPr>
      </w:pPr>
      <w:r w:rsidRPr="00CD7CB1">
        <w:rPr>
          <w:rFonts w:ascii="Verdana" w:hAnsi="Verdana"/>
          <w:b/>
          <w:lang w:val="en-GB"/>
        </w:rPr>
        <w:t>4.</w:t>
      </w:r>
      <w:r w:rsidR="00A97D4A">
        <w:rPr>
          <w:rFonts w:ascii="Verdana" w:hAnsi="Verdana"/>
          <w:b/>
          <w:lang w:val="en-GB"/>
        </w:rPr>
        <w:t>4</w:t>
      </w:r>
      <w:r w:rsidRPr="00CD7CB1">
        <w:rPr>
          <w:rFonts w:ascii="Verdana" w:hAnsi="Verdana"/>
          <w:b/>
          <w:lang w:val="en-GB"/>
        </w:rPr>
        <w:t xml:space="preserve">. </w:t>
      </w:r>
      <w:r w:rsidR="00426912" w:rsidRPr="00CD7CB1">
        <w:rPr>
          <w:rFonts w:ascii="Verdana" w:hAnsi="Verdana"/>
          <w:b/>
          <w:lang w:val="en-GB"/>
        </w:rPr>
        <w:t xml:space="preserve">Scope </w:t>
      </w:r>
    </w:p>
    <w:p w14:paraId="642E1393" w14:textId="4D7AF3C8" w:rsidR="00887F44" w:rsidRPr="00CD7CB1" w:rsidRDefault="009934CA" w:rsidP="00145D23">
      <w:pPr>
        <w:autoSpaceDE w:val="0"/>
        <w:autoSpaceDN w:val="0"/>
        <w:adjustRightInd w:val="0"/>
        <w:spacing w:before="120" w:after="100" w:afterAutospacing="1"/>
        <w:jc w:val="left"/>
        <w:rPr>
          <w:rFonts w:ascii="Verdana" w:hAnsi="Verdana" w:cs="Lato"/>
          <w:color w:val="000000"/>
          <w:lang w:val="en-GB" w:bidi="ar-SA"/>
        </w:rPr>
      </w:pPr>
      <w:r>
        <w:rPr>
          <w:rFonts w:ascii="Verdana" w:hAnsi="Verdana" w:cs="Lato"/>
          <w:b/>
          <w:bCs/>
          <w:color w:val="000000"/>
          <w:lang w:val="en-GB" w:bidi="ar-SA"/>
        </w:rPr>
        <w:t xml:space="preserve">a. </w:t>
      </w:r>
      <w:r w:rsidR="00887F44" w:rsidRPr="00CD7CB1">
        <w:rPr>
          <w:rFonts w:ascii="Verdana" w:hAnsi="Verdana" w:cs="Lato"/>
          <w:b/>
          <w:bCs/>
          <w:color w:val="000000"/>
          <w:lang w:val="en-GB" w:bidi="ar-SA"/>
        </w:rPr>
        <w:t xml:space="preserve">Stakeholders </w:t>
      </w:r>
    </w:p>
    <w:p w14:paraId="56B1C88A" w14:textId="497723D7" w:rsidR="00887F44" w:rsidRPr="00CD7CB1" w:rsidRDefault="00887F44"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consultant will work closely with all partners, including the CBM and (partner organisations) and (relevant local government/non-government agencies). </w:t>
      </w:r>
      <w:proofErr w:type="spellStart"/>
      <w:r w:rsidRPr="00CD7CB1">
        <w:rPr>
          <w:rFonts w:ascii="Verdana" w:hAnsi="Verdana" w:cs="Lato"/>
          <w:color w:val="000000"/>
          <w:lang w:val="en-GB" w:bidi="ar-SA"/>
        </w:rPr>
        <w:t>He/She</w:t>
      </w:r>
      <w:proofErr w:type="spellEnd"/>
      <w:r w:rsidRPr="00CD7CB1">
        <w:rPr>
          <w:rFonts w:ascii="Verdana" w:hAnsi="Verdana" w:cs="Lato"/>
          <w:color w:val="000000"/>
          <w:lang w:val="en-GB" w:bidi="ar-SA"/>
        </w:rPr>
        <w:t xml:space="preserve"> will report to the CBM team (and …Director…). The consultant will execute his/her mission in complete independence and will receive only general instructions by CBM, justified by the necessities of the independent collaboration between the parties and the orderly execution of the confined tasks. </w:t>
      </w:r>
    </w:p>
    <w:p w14:paraId="413294CF" w14:textId="029A603F" w:rsidR="00887F44" w:rsidRPr="00CD7CB1"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b. </w:t>
      </w:r>
      <w:r w:rsidR="00887F44" w:rsidRPr="00CD7CB1">
        <w:rPr>
          <w:rFonts w:ascii="Verdana" w:hAnsi="Verdana" w:cs="Lato"/>
          <w:b/>
          <w:bCs/>
          <w:color w:val="000000"/>
          <w:lang w:val="en-GB" w:bidi="ar-SA"/>
        </w:rPr>
        <w:t>Geographical Scope</w:t>
      </w:r>
    </w:p>
    <w:p w14:paraId="27E48A66" w14:textId="4206317A" w:rsidR="000B1C78" w:rsidRPr="00CD7CB1" w:rsidRDefault="000B1C78"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project </w:t>
      </w:r>
      <w:proofErr w:type="gramStart"/>
      <w:r w:rsidRPr="00CD7CB1">
        <w:rPr>
          <w:rFonts w:ascii="Verdana" w:hAnsi="Verdana" w:cs="Lato"/>
          <w:color w:val="000000"/>
          <w:lang w:val="en-GB" w:bidi="ar-SA"/>
        </w:rPr>
        <w:t>is located in</w:t>
      </w:r>
      <w:proofErr w:type="gramEnd"/>
      <w:r w:rsidRPr="00CD7CB1">
        <w:rPr>
          <w:rFonts w:ascii="Verdana" w:hAnsi="Verdana" w:cs="Lato"/>
          <w:color w:val="000000"/>
          <w:lang w:val="en-GB" w:bidi="ar-SA"/>
        </w:rPr>
        <w:t xml:space="preserve"> </w:t>
      </w:r>
      <w:r w:rsidRPr="009E1525">
        <w:rPr>
          <w:rFonts w:ascii="Verdana" w:hAnsi="Verdana" w:cs="Lato"/>
          <w:i/>
          <w:iCs/>
          <w:color w:val="000000"/>
          <w:highlight w:val="yellow"/>
          <w:lang w:val="en-GB" w:bidi="ar-SA"/>
        </w:rPr>
        <w:t>(region, county).</w:t>
      </w:r>
      <w:r w:rsidRPr="00CD7CB1">
        <w:rPr>
          <w:rFonts w:ascii="Verdana" w:hAnsi="Verdana" w:cs="Lato"/>
          <w:color w:val="000000"/>
          <w:lang w:val="en-GB" w:bidi="ar-SA"/>
        </w:rPr>
        <w:t xml:space="preserve"> Thus the study shall analyse the situation in </w:t>
      </w:r>
      <w:r w:rsidRPr="00CD7CB1">
        <w:rPr>
          <w:rFonts w:ascii="Verdana" w:hAnsi="Verdana" w:cs="Lato"/>
          <w:i/>
          <w:iCs/>
          <w:color w:val="000000"/>
          <w:highlight w:val="yellow"/>
          <w:lang w:val="en-GB" w:bidi="ar-SA"/>
        </w:rPr>
        <w:t>(the x communities of ...</w:t>
      </w:r>
      <w:proofErr w:type="gramStart"/>
      <w:r w:rsidRPr="00CD7CB1">
        <w:rPr>
          <w:rFonts w:ascii="Verdana" w:hAnsi="Verdana" w:cs="Lato"/>
          <w:i/>
          <w:iCs/>
          <w:color w:val="000000"/>
          <w:highlight w:val="yellow"/>
          <w:lang w:val="en-GB" w:bidi="ar-SA"/>
        </w:rPr>
        <w:t>).(</w:t>
      </w:r>
      <w:proofErr w:type="gramEnd"/>
      <w:r w:rsidRPr="00CD7CB1">
        <w:rPr>
          <w:rFonts w:ascii="Verdana" w:hAnsi="Verdana" w:cs="Lato"/>
          <w:i/>
          <w:iCs/>
          <w:color w:val="000000"/>
          <w:highlight w:val="yellow"/>
          <w:lang w:val="en-GB" w:bidi="ar-SA"/>
        </w:rPr>
        <w:t>please insert relevant details).</w:t>
      </w:r>
    </w:p>
    <w:p w14:paraId="5340D737" w14:textId="676C3A8C" w:rsidR="009934CA" w:rsidRPr="009934CA"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c. </w:t>
      </w:r>
      <w:r w:rsidRPr="009934CA">
        <w:rPr>
          <w:rFonts w:ascii="Verdana" w:hAnsi="Verdana" w:cs="Lato"/>
          <w:b/>
          <w:bCs/>
          <w:color w:val="000000"/>
          <w:lang w:val="en-GB" w:bidi="ar-SA"/>
        </w:rPr>
        <w:t>Documents to be reviewed</w:t>
      </w:r>
    </w:p>
    <w:p w14:paraId="19F9B5F8" w14:textId="61B0DD31" w:rsidR="009934CA" w:rsidRPr="009934CA" w:rsidRDefault="009934CA" w:rsidP="009934CA">
      <w:pPr>
        <w:autoSpaceDE w:val="0"/>
        <w:autoSpaceDN w:val="0"/>
        <w:adjustRightInd w:val="0"/>
        <w:spacing w:before="120" w:after="100" w:afterAutospacing="1"/>
        <w:jc w:val="left"/>
        <w:rPr>
          <w:rFonts w:ascii="Verdana" w:hAnsi="Verdana" w:cs="Lato"/>
          <w:i/>
          <w:iCs/>
          <w:color w:val="000000"/>
          <w:lang w:val="en-GB" w:bidi="ar-SA"/>
        </w:rPr>
      </w:pPr>
      <w:r w:rsidRPr="009934CA">
        <w:rPr>
          <w:rFonts w:ascii="Verdana" w:hAnsi="Verdana" w:cs="Lato"/>
          <w:i/>
          <w:iCs/>
          <w:color w:val="000000"/>
          <w:highlight w:val="yellow"/>
          <w:lang w:val="en-GB" w:bidi="ar-SA"/>
        </w:rPr>
        <w:t xml:space="preserve">Please insert any related documents, such as </w:t>
      </w:r>
      <w:r>
        <w:rPr>
          <w:rFonts w:ascii="Verdana" w:hAnsi="Verdana" w:cs="Lato"/>
          <w:i/>
          <w:iCs/>
          <w:color w:val="000000"/>
          <w:highlight w:val="yellow"/>
          <w:lang w:val="en-GB" w:bidi="ar-SA"/>
        </w:rPr>
        <w:t xml:space="preserve">actual project proposal, </w:t>
      </w:r>
      <w:r w:rsidRPr="009934CA">
        <w:rPr>
          <w:rFonts w:ascii="Verdana" w:hAnsi="Verdana" w:cs="Lato"/>
          <w:i/>
          <w:iCs/>
          <w:color w:val="000000"/>
          <w:highlight w:val="yellow"/>
          <w:lang w:val="en-GB" w:bidi="ar-SA"/>
        </w:rPr>
        <w:t>previous project reports, evaluation</w:t>
      </w:r>
      <w:r>
        <w:rPr>
          <w:rFonts w:ascii="Verdana" w:hAnsi="Verdana" w:cs="Lato"/>
          <w:i/>
          <w:iCs/>
          <w:color w:val="000000"/>
          <w:highlight w:val="yellow"/>
          <w:lang w:val="en-GB" w:bidi="ar-SA"/>
        </w:rPr>
        <w:t xml:space="preserve">s, organisational </w:t>
      </w:r>
      <w:proofErr w:type="gramStart"/>
      <w:r>
        <w:rPr>
          <w:rFonts w:ascii="Verdana" w:hAnsi="Verdana" w:cs="Lato"/>
          <w:i/>
          <w:iCs/>
          <w:color w:val="000000"/>
          <w:highlight w:val="yellow"/>
          <w:lang w:val="en-GB" w:bidi="ar-SA"/>
        </w:rPr>
        <w:t>policies</w:t>
      </w:r>
      <w:proofErr w:type="gramEnd"/>
      <w:r>
        <w:rPr>
          <w:rFonts w:ascii="Verdana" w:hAnsi="Verdana" w:cs="Lato"/>
          <w:i/>
          <w:iCs/>
          <w:color w:val="000000"/>
          <w:highlight w:val="yellow"/>
          <w:lang w:val="en-GB" w:bidi="ar-SA"/>
        </w:rPr>
        <w:t xml:space="preserve"> and strategies etc. relevant to this study</w:t>
      </w:r>
    </w:p>
    <w:p w14:paraId="1C4E4D77" w14:textId="0BA72365" w:rsidR="00B66B6D" w:rsidRPr="00CD7CB1" w:rsidRDefault="007A3A71" w:rsidP="00B07D11">
      <w:pPr>
        <w:pStyle w:val="Heading1"/>
      </w:pPr>
      <w:bookmarkStart w:id="5" w:name="_Toc23849434"/>
      <w:r w:rsidRPr="00CD7CB1">
        <w:t>Methodology</w:t>
      </w:r>
      <w:bookmarkEnd w:id="5"/>
    </w:p>
    <w:p w14:paraId="624E8595" w14:textId="759ECD63" w:rsidR="00A93DA5" w:rsidRPr="00CD7CB1" w:rsidRDefault="00A93DA5" w:rsidP="00145D23">
      <w:pPr>
        <w:spacing w:before="120" w:after="100" w:afterAutospacing="1"/>
        <w:jc w:val="left"/>
        <w:rPr>
          <w:rFonts w:ascii="Verdana" w:hAnsi="Verdana"/>
          <w:lang w:val="en-GB"/>
        </w:rPr>
      </w:pPr>
      <w:r w:rsidRPr="00CD7CB1">
        <w:rPr>
          <w:rFonts w:ascii="Verdana" w:hAnsi="Verdana"/>
          <w:lang w:val="en-GB"/>
        </w:rPr>
        <w:t xml:space="preserve">Independent of the methods to be used, there are mandatory mechanisms that must be adhered to during the entire process: </w:t>
      </w:r>
    </w:p>
    <w:p w14:paraId="79678EB3" w14:textId="6E06E18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Participatory and inclusive</w:t>
      </w:r>
    </w:p>
    <w:p w14:paraId="14DA669C" w14:textId="6228F93B"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Safeguarding of children and adults at risk</w:t>
      </w:r>
    </w:p>
    <w:p w14:paraId="199F32A2" w14:textId="322A8F6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Disaggregation (gender/age/disability)</w:t>
      </w:r>
    </w:p>
    <w:p w14:paraId="49CF7FD5" w14:textId="5026CDA4"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Security and privacy (informed consent)</w:t>
      </w:r>
    </w:p>
    <w:p w14:paraId="7B215322" w14:textId="36386587" w:rsidR="006348B7" w:rsidRPr="00CD7CB1" w:rsidRDefault="006348B7" w:rsidP="00145D23">
      <w:pPr>
        <w:spacing w:before="120" w:after="100" w:afterAutospacing="1"/>
        <w:jc w:val="left"/>
        <w:rPr>
          <w:rFonts w:ascii="Verdana" w:hAnsi="Verdana"/>
          <w:lang w:val="en-GB"/>
        </w:rPr>
      </w:pPr>
      <w:r w:rsidRPr="00CD7CB1">
        <w:rPr>
          <w:rFonts w:ascii="Verdana" w:hAnsi="Verdana"/>
          <w:lang w:val="en-GB"/>
        </w:rPr>
        <w:t>The evaluator is expected to use a variety of methods to collect and analyse data. Participatory methods should be used to collect qualitative and quantitative data. The consultant shall indicate the methodology he/she intends to use</w:t>
      </w:r>
      <w:r w:rsidR="00A77087" w:rsidRPr="00CD7CB1">
        <w:rPr>
          <w:rFonts w:ascii="Verdana" w:hAnsi="Verdana"/>
          <w:lang w:val="en-GB"/>
        </w:rPr>
        <w:t xml:space="preserve"> in his/her offer</w:t>
      </w:r>
      <w:r w:rsidRPr="00CD7CB1">
        <w:rPr>
          <w:rFonts w:ascii="Verdana" w:hAnsi="Verdana"/>
          <w:lang w:val="en-GB"/>
        </w:rPr>
        <w:t>.</w:t>
      </w:r>
    </w:p>
    <w:p w14:paraId="507BBE17" w14:textId="57ABCA28" w:rsidR="00426912" w:rsidRPr="00CD7CB1" w:rsidRDefault="00A7708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a special method is </w:t>
      </w:r>
      <w:proofErr w:type="gramStart"/>
      <w:r w:rsidRPr="00CD7CB1">
        <w:rPr>
          <w:rFonts w:ascii="Verdana" w:hAnsi="Verdana"/>
          <w:i/>
          <w:iCs/>
          <w:highlight w:val="yellow"/>
          <w:lang w:val="en-GB"/>
        </w:rPr>
        <w:t>required</w:t>
      </w:r>
      <w:proofErr w:type="gramEnd"/>
      <w:r w:rsidRPr="00CD7CB1">
        <w:rPr>
          <w:rFonts w:ascii="Verdana" w:hAnsi="Verdana"/>
          <w:i/>
          <w:iCs/>
          <w:highlight w:val="yellow"/>
          <w:lang w:val="en-GB"/>
        </w:rPr>
        <w:t xml:space="preserve"> please mention this in this chapte</w:t>
      </w:r>
      <w:r w:rsidR="00426912" w:rsidRPr="00CD7CB1">
        <w:rPr>
          <w:rFonts w:ascii="Verdana" w:hAnsi="Verdana"/>
          <w:i/>
          <w:iCs/>
          <w:highlight w:val="yellow"/>
          <w:lang w:val="en-GB"/>
        </w:rPr>
        <w:t>r. You may want to include which and how many actors with which backgrounds and interests are involved</w:t>
      </w:r>
      <w:r w:rsidR="000B1C78" w:rsidRPr="00CD7CB1">
        <w:rPr>
          <w:rFonts w:ascii="Verdana" w:hAnsi="Verdana"/>
          <w:i/>
          <w:iCs/>
          <w:lang w:val="en-GB"/>
        </w:rPr>
        <w:t>.</w:t>
      </w:r>
      <w:r w:rsidR="00426912" w:rsidRPr="00CD7CB1">
        <w:rPr>
          <w:rFonts w:ascii="Verdana" w:hAnsi="Verdana"/>
          <w:i/>
          <w:iCs/>
          <w:lang w:val="en-GB"/>
        </w:rPr>
        <w:t xml:space="preserve"> </w:t>
      </w:r>
    </w:p>
    <w:p w14:paraId="67D241F1" w14:textId="0270CC0A" w:rsidR="00A93DA5" w:rsidRPr="00CD7CB1" w:rsidRDefault="00A93DA5" w:rsidP="00B07D11">
      <w:pPr>
        <w:pStyle w:val="Heading1"/>
      </w:pPr>
      <w:r w:rsidRPr="00CD7CB1">
        <w:t>Limitations</w:t>
      </w:r>
    </w:p>
    <w:p w14:paraId="4A0D1A97" w14:textId="3E488A3B" w:rsidR="00A93DA5" w:rsidRPr="00CD7CB1" w:rsidRDefault="00A93DA5" w:rsidP="00145D23">
      <w:pPr>
        <w:spacing w:before="120" w:after="100" w:afterAutospacing="1"/>
        <w:jc w:val="left"/>
        <w:rPr>
          <w:rFonts w:ascii="Verdana" w:hAnsi="Verdana"/>
          <w:i/>
          <w:iCs/>
          <w:highlight w:val="yellow"/>
          <w:lang w:val="en-GB"/>
        </w:rPr>
      </w:pPr>
      <w:r w:rsidRPr="00CD7CB1">
        <w:rPr>
          <w:rFonts w:ascii="Verdana" w:hAnsi="Verdana"/>
          <w:i/>
          <w:iCs/>
          <w:highlight w:val="yellow"/>
          <w:lang w:val="en-GB"/>
        </w:rPr>
        <w:t xml:space="preserve">Please insert any potential limitation for data collection, </w:t>
      </w:r>
      <w:r w:rsidR="00AD4174" w:rsidRPr="00CD7CB1">
        <w:rPr>
          <w:rFonts w:ascii="Verdana" w:hAnsi="Verdana"/>
          <w:i/>
          <w:iCs/>
          <w:highlight w:val="yellow"/>
          <w:lang w:val="en-GB"/>
        </w:rPr>
        <w:t>e.g.,</w:t>
      </w:r>
      <w:r w:rsidRPr="00CD7CB1">
        <w:rPr>
          <w:rFonts w:ascii="Verdana" w:hAnsi="Verdana"/>
          <w:i/>
          <w:iCs/>
          <w:highlight w:val="yellow"/>
          <w:lang w:val="en-GB"/>
        </w:rPr>
        <w:t xml:space="preserve"> timing and whether conditions, pandemic and movement restrictions, </w:t>
      </w:r>
      <w:proofErr w:type="gramStart"/>
      <w:r w:rsidRPr="00CD7CB1">
        <w:rPr>
          <w:rFonts w:ascii="Verdana" w:hAnsi="Verdana"/>
          <w:i/>
          <w:iCs/>
          <w:highlight w:val="yellow"/>
          <w:lang w:val="en-GB"/>
        </w:rPr>
        <w:t>safety</w:t>
      </w:r>
      <w:proofErr w:type="gramEnd"/>
      <w:r w:rsidRPr="00CD7CB1">
        <w:rPr>
          <w:rFonts w:ascii="Verdana" w:hAnsi="Verdana"/>
          <w:i/>
          <w:iCs/>
          <w:highlight w:val="yellow"/>
          <w:lang w:val="en-GB"/>
        </w:rPr>
        <w:t xml:space="preserve"> and security restrictions.</w:t>
      </w:r>
    </w:p>
    <w:p w14:paraId="58AC019E" w14:textId="502CB0B5" w:rsidR="00A93DA5" w:rsidRPr="00CD7CB1" w:rsidRDefault="00A93DA5"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remote or </w:t>
      </w:r>
      <w:r w:rsidR="00AD4174">
        <w:rPr>
          <w:rFonts w:ascii="Verdana" w:hAnsi="Verdana"/>
          <w:i/>
          <w:iCs/>
          <w:highlight w:val="yellow"/>
          <w:lang w:val="en-GB"/>
        </w:rPr>
        <w:t>semi</w:t>
      </w:r>
      <w:r w:rsidRPr="00CD7CB1">
        <w:rPr>
          <w:rFonts w:ascii="Verdana" w:hAnsi="Verdana"/>
          <w:i/>
          <w:iCs/>
          <w:highlight w:val="yellow"/>
          <w:lang w:val="en-GB"/>
        </w:rPr>
        <w:t xml:space="preserve">-remote methodology </w:t>
      </w:r>
      <w:proofErr w:type="gramStart"/>
      <w:r w:rsidRPr="00CD7CB1">
        <w:rPr>
          <w:rFonts w:ascii="Verdana" w:hAnsi="Verdana"/>
          <w:i/>
          <w:iCs/>
          <w:highlight w:val="yellow"/>
          <w:lang w:val="en-GB"/>
        </w:rPr>
        <w:t>has to</w:t>
      </w:r>
      <w:proofErr w:type="gramEnd"/>
      <w:r w:rsidRPr="00CD7CB1">
        <w:rPr>
          <w:rFonts w:ascii="Verdana" w:hAnsi="Verdana"/>
          <w:i/>
          <w:iCs/>
          <w:highlight w:val="yellow"/>
          <w:lang w:val="en-GB"/>
        </w:rPr>
        <w:t xml:space="preserve"> be applied, please outline this here.</w:t>
      </w:r>
      <w:r w:rsidRPr="00CD7CB1">
        <w:rPr>
          <w:rFonts w:ascii="Verdana" w:hAnsi="Verdana"/>
          <w:i/>
          <w:iCs/>
          <w:lang w:val="en-GB"/>
        </w:rPr>
        <w:t xml:space="preserve"> </w:t>
      </w:r>
    </w:p>
    <w:p w14:paraId="173CCD74" w14:textId="6795AEB2" w:rsidR="00984E8A" w:rsidRPr="005F77B0" w:rsidRDefault="00984E8A" w:rsidP="00B07D11">
      <w:pPr>
        <w:pStyle w:val="Heading1"/>
        <w:rPr>
          <w:rStyle w:val="Heading1Char"/>
          <w:b/>
        </w:rPr>
      </w:pPr>
      <w:r w:rsidRPr="005F77B0">
        <w:rPr>
          <w:rStyle w:val="Heading1Char"/>
          <w:b/>
        </w:rPr>
        <w:t>Deliverables and Schedule</w:t>
      </w:r>
    </w:p>
    <w:p w14:paraId="00D03A60" w14:textId="5791ED4F" w:rsidR="00984E8A" w:rsidRPr="00CD7CB1" w:rsidRDefault="005F77B0" w:rsidP="00145D23">
      <w:pPr>
        <w:pStyle w:val="Heading2"/>
        <w:spacing w:before="120" w:after="100" w:afterAutospacing="1"/>
        <w:jc w:val="left"/>
        <w:rPr>
          <w:rFonts w:ascii="Verdana" w:hAnsi="Verdana"/>
        </w:rPr>
      </w:pPr>
      <w:r>
        <w:rPr>
          <w:rStyle w:val="Heading1Char"/>
          <w:lang w:val="en-US"/>
        </w:rPr>
        <w:lastRenderedPageBreak/>
        <w:t>7</w:t>
      </w:r>
      <w:r w:rsidR="000B1C78" w:rsidRPr="00CD7CB1">
        <w:rPr>
          <w:rStyle w:val="Heading1Char"/>
          <w:lang w:val="en-US"/>
        </w:rPr>
        <w:t>.</w:t>
      </w:r>
      <w:r w:rsidR="00A97D4A">
        <w:rPr>
          <w:rStyle w:val="Heading1Char"/>
          <w:lang w:val="en-US"/>
        </w:rPr>
        <w:t>1</w:t>
      </w:r>
      <w:r w:rsidR="000B1C78" w:rsidRPr="00CD7CB1">
        <w:rPr>
          <w:rStyle w:val="Heading1Char"/>
          <w:lang w:val="en-US"/>
        </w:rPr>
        <w:t xml:space="preserve">. </w:t>
      </w:r>
      <w:r w:rsidR="00984E8A" w:rsidRPr="00CD7CB1">
        <w:rPr>
          <w:rStyle w:val="Heading1Char"/>
          <w:lang w:val="en-US"/>
        </w:rPr>
        <w:t>Deliverables</w:t>
      </w:r>
    </w:p>
    <w:p w14:paraId="4F5C3769"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rPr>
        <w:t>inception report including proposed data collection tools and feasibility study question matrix (matching feasibility study questions with data collection tools</w:t>
      </w:r>
      <w:proofErr w:type="gramStart"/>
      <w:r w:rsidRPr="00CD7CB1">
        <w:rPr>
          <w:rFonts w:ascii="Verdana" w:hAnsi="Verdana"/>
        </w:rPr>
        <w:t>);</w:t>
      </w:r>
      <w:proofErr w:type="gramEnd"/>
    </w:p>
    <w:p w14:paraId="1FC69C60"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final report (max. 30 pages without annexes) according to CBM’s report template and in accessible format;</w:t>
      </w:r>
    </w:p>
    <w:p w14:paraId="2169DD07"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materials, data collected/analysed and other documents related to the feasibility study;</w:t>
      </w:r>
    </w:p>
    <w:p w14:paraId="75511A53"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A summary Power Point Presentation highlighting main findings and recommendations.</w:t>
      </w:r>
    </w:p>
    <w:p w14:paraId="436BD89D"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Presentation of findings and recommendations in a validation workshop</w:t>
      </w:r>
    </w:p>
    <w:p w14:paraId="06A66EEA" w14:textId="7038289C" w:rsidR="00984E8A" w:rsidRPr="005F77B0" w:rsidRDefault="005F77B0" w:rsidP="00B07D11">
      <w:pPr>
        <w:pStyle w:val="Heading1"/>
      </w:pPr>
      <w:r>
        <w:t>7</w:t>
      </w:r>
      <w:r w:rsidR="000B1C78" w:rsidRPr="00CD7CB1">
        <w:t>.</w:t>
      </w:r>
      <w:r w:rsidR="00A97D4A">
        <w:t>2</w:t>
      </w:r>
      <w:r w:rsidR="000B1C78" w:rsidRPr="00CD7CB1">
        <w:t xml:space="preserve">. Time Frame and </w:t>
      </w:r>
      <w:r w:rsidR="00984E8A" w:rsidRPr="00CD7CB1">
        <w:rPr>
          <w:rStyle w:val="Heading1Char"/>
          <w:b/>
        </w:rPr>
        <w:t>Schedule</w:t>
      </w:r>
    </w:p>
    <w:p w14:paraId="39F9AA3A" w14:textId="77777777" w:rsidR="00984E8A" w:rsidRPr="00CD7CB1" w:rsidRDefault="00984E8A" w:rsidP="00145D23">
      <w:pPr>
        <w:spacing w:before="120" w:after="100" w:afterAutospacing="1"/>
        <w:jc w:val="left"/>
        <w:rPr>
          <w:rFonts w:ascii="Verdana" w:hAnsi="Verdana"/>
          <w:lang w:val="en-GB"/>
        </w:rPr>
      </w:pPr>
      <w:r w:rsidRPr="00CD7CB1">
        <w:rPr>
          <w:rFonts w:ascii="Verdana" w:hAnsi="Verdana"/>
          <w:lang w:val="en-GB"/>
        </w:rPr>
        <w:t xml:space="preserve">The study is expected to start </w:t>
      </w:r>
      <w:r w:rsidRPr="00CD7CB1">
        <w:rPr>
          <w:rFonts w:ascii="Verdana" w:hAnsi="Verdana"/>
          <w:highlight w:val="yellow"/>
          <w:lang w:val="en-GB"/>
        </w:rPr>
        <w:t>xxx</w:t>
      </w:r>
      <w:r w:rsidRPr="00CD7CB1">
        <w:rPr>
          <w:rFonts w:ascii="Verdana" w:hAnsi="Verdana"/>
          <w:lang w:val="en-GB"/>
        </w:rPr>
        <w:t xml:space="preserve">, taking </w:t>
      </w:r>
      <w:r w:rsidRPr="00CD7CB1">
        <w:rPr>
          <w:rFonts w:ascii="Verdana" w:hAnsi="Verdana"/>
          <w:highlight w:val="yellow"/>
          <w:lang w:val="en-GB"/>
        </w:rPr>
        <w:t>xxx</w:t>
      </w:r>
      <w:r w:rsidRPr="00CD7CB1">
        <w:rPr>
          <w:rFonts w:ascii="Verdana" w:hAnsi="Verdana"/>
          <w:lang w:val="en-GB"/>
        </w:rPr>
        <w:t xml:space="preserve"> days. An itemised action plan should be submitted with the expression of interest.</w:t>
      </w:r>
    </w:p>
    <w:p w14:paraId="4E69C1F5" w14:textId="3861F9EE" w:rsidR="00984E8A" w:rsidRPr="00CD7CB1" w:rsidRDefault="00984E8A"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adapt </w:t>
      </w:r>
      <w:r w:rsidR="009934CA">
        <w:rPr>
          <w:rFonts w:ascii="Verdana" w:hAnsi="Verdana"/>
          <w:i/>
          <w:iCs/>
          <w:highlight w:val="yellow"/>
          <w:lang w:val="en-GB"/>
        </w:rPr>
        <w:t xml:space="preserve">dates and duration </w:t>
      </w:r>
      <w:r w:rsidRPr="00CD7CB1">
        <w:rPr>
          <w:rFonts w:ascii="Verdana" w:hAnsi="Verdana"/>
          <w:i/>
          <w:iCs/>
          <w:highlight w:val="yellow"/>
          <w:lang w:val="en-GB"/>
        </w:rPr>
        <w:t>according to need</w:t>
      </w:r>
      <w:r w:rsidR="009934CA">
        <w:rPr>
          <w:rFonts w:ascii="Verdana" w:hAnsi="Verdana"/>
          <w:i/>
          <w:iCs/>
          <w:highlight w:val="yellow"/>
          <w:lang w:val="en-GB"/>
        </w:rPr>
        <w:t>s and scope of the study</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CD7CB1" w14:paraId="3A154C2C" w14:textId="77777777" w:rsidTr="009934CA">
        <w:trPr>
          <w:trHeight w:val="113"/>
          <w:tblHeader/>
        </w:trPr>
        <w:tc>
          <w:tcPr>
            <w:tcW w:w="2237" w:type="pct"/>
            <w:vAlign w:val="center"/>
          </w:tcPr>
          <w:p w14:paraId="4C19F31A"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Activity Description </w:t>
            </w:r>
          </w:p>
        </w:tc>
        <w:tc>
          <w:tcPr>
            <w:tcW w:w="724" w:type="pct"/>
            <w:vAlign w:val="center"/>
          </w:tcPr>
          <w:p w14:paraId="1A901CEA" w14:textId="1691BE40"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Duration</w:t>
            </w:r>
            <w:r w:rsidR="009934CA">
              <w:rPr>
                <w:rFonts w:ascii="Verdana" w:hAnsi="Verdana"/>
                <w:lang w:val="en-GB"/>
              </w:rPr>
              <w:t>/ days</w:t>
            </w:r>
          </w:p>
        </w:tc>
        <w:tc>
          <w:tcPr>
            <w:tcW w:w="2039" w:type="pct"/>
            <w:vAlign w:val="center"/>
          </w:tcPr>
          <w:p w14:paraId="25B20923"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 Location </w:t>
            </w:r>
          </w:p>
        </w:tc>
      </w:tr>
      <w:tr w:rsidR="00F51CF5" w:rsidRPr="00CD7CB1" w14:paraId="22A43FA8" w14:textId="77777777" w:rsidTr="009934CA">
        <w:trPr>
          <w:trHeight w:val="113"/>
        </w:trPr>
        <w:tc>
          <w:tcPr>
            <w:tcW w:w="2237" w:type="pct"/>
            <w:tcBorders>
              <w:bottom w:val="single" w:sz="4" w:space="0" w:color="auto"/>
            </w:tcBorders>
            <w:vAlign w:val="center"/>
          </w:tcPr>
          <w:p w14:paraId="6B66A40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Briefing and review of relevant documents</w:t>
            </w:r>
          </w:p>
        </w:tc>
        <w:tc>
          <w:tcPr>
            <w:tcW w:w="724" w:type="pct"/>
            <w:tcBorders>
              <w:bottom w:val="single" w:sz="4" w:space="0" w:color="auto"/>
            </w:tcBorders>
            <w:vAlign w:val="center"/>
          </w:tcPr>
          <w:p w14:paraId="5BAF373F"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3-5</w:t>
            </w:r>
          </w:p>
        </w:tc>
        <w:tc>
          <w:tcPr>
            <w:tcW w:w="2039" w:type="pct"/>
            <w:tcBorders>
              <w:bottom w:val="single" w:sz="4" w:space="0" w:color="auto"/>
            </w:tcBorders>
            <w:vAlign w:val="center"/>
          </w:tcPr>
          <w:p w14:paraId="6BE74739" w14:textId="77777777" w:rsidR="00F51CF5" w:rsidRPr="00CD7CB1" w:rsidRDefault="00F51CF5" w:rsidP="00145D23">
            <w:pPr>
              <w:spacing w:before="120" w:after="100" w:afterAutospacing="1"/>
              <w:jc w:val="left"/>
              <w:rPr>
                <w:rFonts w:ascii="Verdana" w:hAnsi="Verdana"/>
                <w:lang w:val="en-GB"/>
              </w:rPr>
            </w:pPr>
          </w:p>
        </w:tc>
      </w:tr>
      <w:tr w:rsidR="00F51CF5" w:rsidRPr="00CD7CB1" w14:paraId="0E6802AB" w14:textId="77777777" w:rsidTr="009934CA">
        <w:trPr>
          <w:trHeight w:val="113"/>
        </w:trPr>
        <w:tc>
          <w:tcPr>
            <w:tcW w:w="2237" w:type="pct"/>
            <w:shd w:val="clear" w:color="auto" w:fill="FFFFFF" w:themeFill="background1"/>
            <w:vAlign w:val="center"/>
          </w:tcPr>
          <w:p w14:paraId="66ADF4BB"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Inception Report, tools development</w:t>
            </w:r>
          </w:p>
        </w:tc>
        <w:tc>
          <w:tcPr>
            <w:tcW w:w="724" w:type="pct"/>
            <w:shd w:val="clear" w:color="auto" w:fill="FFFFFF" w:themeFill="background1"/>
            <w:vAlign w:val="center"/>
          </w:tcPr>
          <w:p w14:paraId="3A92A93D"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2-5</w:t>
            </w:r>
          </w:p>
        </w:tc>
        <w:tc>
          <w:tcPr>
            <w:tcW w:w="2039" w:type="pct"/>
            <w:shd w:val="clear" w:color="auto" w:fill="FFFFFF" w:themeFill="background1"/>
            <w:vAlign w:val="center"/>
          </w:tcPr>
          <w:p w14:paraId="277353F1" w14:textId="77777777" w:rsidR="00F51CF5" w:rsidRPr="00CD7CB1" w:rsidRDefault="00F51CF5" w:rsidP="00145D23">
            <w:pPr>
              <w:spacing w:before="120" w:after="100" w:afterAutospacing="1"/>
              <w:jc w:val="left"/>
              <w:rPr>
                <w:rFonts w:ascii="Verdana" w:hAnsi="Verdana"/>
                <w:lang w:val="en-GB"/>
              </w:rPr>
            </w:pPr>
          </w:p>
        </w:tc>
      </w:tr>
      <w:tr w:rsidR="00F51CF5" w:rsidRPr="00CD7CB1" w14:paraId="42A866BC" w14:textId="77777777" w:rsidTr="009934CA">
        <w:trPr>
          <w:trHeight w:val="113"/>
        </w:trPr>
        <w:tc>
          <w:tcPr>
            <w:tcW w:w="2237" w:type="pct"/>
            <w:vAlign w:val="center"/>
          </w:tcPr>
          <w:p w14:paraId="6E140887"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collection </w:t>
            </w:r>
          </w:p>
        </w:tc>
        <w:tc>
          <w:tcPr>
            <w:tcW w:w="724" w:type="pct"/>
            <w:vAlign w:val="center"/>
          </w:tcPr>
          <w:p w14:paraId="119813D0" w14:textId="2C2D2AF8"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 xml:space="preserve">8-20 </w:t>
            </w:r>
          </w:p>
        </w:tc>
        <w:tc>
          <w:tcPr>
            <w:tcW w:w="2039" w:type="pct"/>
            <w:vAlign w:val="center"/>
          </w:tcPr>
          <w:p w14:paraId="123CD447" w14:textId="77777777" w:rsidR="00F51CF5" w:rsidRPr="00CD7CB1" w:rsidRDefault="00F51CF5" w:rsidP="00145D23">
            <w:pPr>
              <w:spacing w:before="120" w:after="100" w:afterAutospacing="1"/>
              <w:jc w:val="left"/>
              <w:rPr>
                <w:rFonts w:ascii="Verdana" w:hAnsi="Verdana"/>
                <w:lang w:val="en-GB"/>
              </w:rPr>
            </w:pPr>
          </w:p>
        </w:tc>
      </w:tr>
      <w:tr w:rsidR="00F51CF5" w:rsidRPr="00CD7CB1" w14:paraId="51C84E4D" w14:textId="77777777" w:rsidTr="009934CA">
        <w:trPr>
          <w:trHeight w:val="113"/>
        </w:trPr>
        <w:tc>
          <w:tcPr>
            <w:tcW w:w="2237" w:type="pct"/>
            <w:vAlign w:val="center"/>
          </w:tcPr>
          <w:p w14:paraId="41C04C7D"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analysis and preparation of draft report </w:t>
            </w:r>
          </w:p>
        </w:tc>
        <w:tc>
          <w:tcPr>
            <w:tcW w:w="724" w:type="pct"/>
            <w:vAlign w:val="center"/>
          </w:tcPr>
          <w:p w14:paraId="09431C93"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5-8</w:t>
            </w:r>
          </w:p>
        </w:tc>
        <w:tc>
          <w:tcPr>
            <w:tcW w:w="2039" w:type="pct"/>
            <w:vAlign w:val="center"/>
          </w:tcPr>
          <w:p w14:paraId="6EABD99D" w14:textId="77777777" w:rsidR="00F51CF5" w:rsidRPr="00CD7CB1" w:rsidRDefault="00F51CF5" w:rsidP="00145D23">
            <w:pPr>
              <w:spacing w:before="120" w:after="100" w:afterAutospacing="1"/>
              <w:jc w:val="left"/>
              <w:rPr>
                <w:rFonts w:ascii="Verdana" w:hAnsi="Verdana"/>
                <w:lang w:val="en-GB"/>
              </w:rPr>
            </w:pPr>
          </w:p>
        </w:tc>
      </w:tr>
      <w:tr w:rsidR="00F51CF5" w:rsidRPr="00CD7CB1" w14:paraId="5260603F" w14:textId="77777777" w:rsidTr="009934CA">
        <w:trPr>
          <w:trHeight w:val="113"/>
        </w:trPr>
        <w:tc>
          <w:tcPr>
            <w:tcW w:w="2237" w:type="pct"/>
            <w:vAlign w:val="center"/>
          </w:tcPr>
          <w:p w14:paraId="5B9AF1F9"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Validation Workshop</w:t>
            </w:r>
          </w:p>
        </w:tc>
        <w:tc>
          <w:tcPr>
            <w:tcW w:w="724" w:type="pct"/>
            <w:vAlign w:val="center"/>
          </w:tcPr>
          <w:p w14:paraId="6241D4F7"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w:t>
            </w:r>
          </w:p>
        </w:tc>
        <w:tc>
          <w:tcPr>
            <w:tcW w:w="2039" w:type="pct"/>
            <w:vAlign w:val="center"/>
          </w:tcPr>
          <w:p w14:paraId="1293FD12" w14:textId="77777777" w:rsidR="00F51CF5" w:rsidRPr="00CD7CB1" w:rsidRDefault="00F51CF5" w:rsidP="00145D23">
            <w:pPr>
              <w:spacing w:before="120" w:after="100" w:afterAutospacing="1"/>
              <w:jc w:val="left"/>
              <w:rPr>
                <w:rFonts w:ascii="Verdana" w:hAnsi="Verdana"/>
                <w:lang w:val="en-GB"/>
              </w:rPr>
            </w:pPr>
          </w:p>
        </w:tc>
      </w:tr>
      <w:tr w:rsidR="00F51CF5" w:rsidRPr="00CD7CB1" w14:paraId="5A6E9BA4" w14:textId="77777777" w:rsidTr="009934CA">
        <w:trPr>
          <w:trHeight w:val="113"/>
        </w:trPr>
        <w:tc>
          <w:tcPr>
            <w:tcW w:w="2237" w:type="pct"/>
            <w:vAlign w:val="center"/>
          </w:tcPr>
          <w:p w14:paraId="57C0EBD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Finalisation of feasibility study and submitting final report </w:t>
            </w:r>
          </w:p>
        </w:tc>
        <w:tc>
          <w:tcPr>
            <w:tcW w:w="724" w:type="pct"/>
            <w:vAlign w:val="center"/>
          </w:tcPr>
          <w:p w14:paraId="1F242844" w14:textId="77777777" w:rsidR="00F51CF5" w:rsidRPr="00CD7CB1" w:rsidRDefault="00F51CF5" w:rsidP="00145D23">
            <w:pPr>
              <w:spacing w:before="120" w:after="100" w:afterAutospacing="1"/>
              <w:jc w:val="left"/>
              <w:rPr>
                <w:rFonts w:ascii="Verdana" w:hAnsi="Verdana"/>
                <w:lang w:val="en-GB"/>
              </w:rPr>
            </w:pPr>
          </w:p>
          <w:p w14:paraId="49298308" w14:textId="77777777" w:rsidR="00F51CF5" w:rsidRPr="00CD7CB1" w:rsidRDefault="00F51CF5" w:rsidP="00145D23">
            <w:pPr>
              <w:spacing w:before="120" w:after="100" w:afterAutospacing="1"/>
              <w:jc w:val="left"/>
              <w:rPr>
                <w:rFonts w:ascii="Verdana" w:hAnsi="Verdana"/>
                <w:lang w:val="en-GB"/>
              </w:rPr>
            </w:pPr>
          </w:p>
        </w:tc>
        <w:tc>
          <w:tcPr>
            <w:tcW w:w="2039" w:type="pct"/>
            <w:vAlign w:val="center"/>
          </w:tcPr>
          <w:p w14:paraId="5894AAF0" w14:textId="77777777" w:rsidR="00F51CF5" w:rsidRPr="00CD7CB1" w:rsidRDefault="00F51CF5" w:rsidP="00145D23">
            <w:pPr>
              <w:spacing w:before="120" w:after="100" w:afterAutospacing="1"/>
              <w:jc w:val="left"/>
              <w:rPr>
                <w:rFonts w:ascii="Verdana" w:hAnsi="Verdana"/>
                <w:lang w:val="en-GB"/>
              </w:rPr>
            </w:pPr>
          </w:p>
        </w:tc>
      </w:tr>
      <w:tr w:rsidR="00F51CF5" w:rsidRPr="00CD7CB1" w14:paraId="056544E1" w14:textId="77777777" w:rsidTr="009934CA">
        <w:trPr>
          <w:trHeight w:val="113"/>
        </w:trPr>
        <w:tc>
          <w:tcPr>
            <w:tcW w:w="2237" w:type="pct"/>
            <w:vAlign w:val="center"/>
          </w:tcPr>
          <w:p w14:paraId="580CB9CC" w14:textId="77777777" w:rsidR="00F51CF5" w:rsidRPr="00CD7CB1" w:rsidRDefault="00F51CF5" w:rsidP="00145D23">
            <w:pPr>
              <w:spacing w:before="120" w:after="100" w:afterAutospacing="1"/>
              <w:jc w:val="left"/>
              <w:rPr>
                <w:rFonts w:ascii="Verdana" w:hAnsi="Verdana"/>
                <w:b/>
                <w:bCs/>
                <w:lang w:val="en-GB"/>
              </w:rPr>
            </w:pPr>
            <w:r w:rsidRPr="00CD7CB1">
              <w:rPr>
                <w:rFonts w:ascii="Verdana" w:hAnsi="Verdana"/>
                <w:b/>
                <w:bCs/>
                <w:lang w:val="en-GB"/>
              </w:rPr>
              <w:t>TOTAL</w:t>
            </w:r>
          </w:p>
        </w:tc>
        <w:tc>
          <w:tcPr>
            <w:tcW w:w="724" w:type="pct"/>
            <w:vAlign w:val="center"/>
          </w:tcPr>
          <w:p w14:paraId="7B409A0D" w14:textId="77777777" w:rsidR="00F51CF5" w:rsidRPr="00CD7CB1" w:rsidRDefault="00F51CF5" w:rsidP="00145D23">
            <w:pPr>
              <w:spacing w:before="120" w:after="100" w:afterAutospacing="1"/>
              <w:jc w:val="left"/>
              <w:rPr>
                <w:rFonts w:ascii="Verdana" w:hAnsi="Verdana"/>
                <w:b/>
                <w:bCs/>
                <w:lang w:val="en-GB"/>
              </w:rPr>
            </w:pPr>
          </w:p>
        </w:tc>
        <w:tc>
          <w:tcPr>
            <w:tcW w:w="2039" w:type="pct"/>
            <w:vAlign w:val="center"/>
          </w:tcPr>
          <w:p w14:paraId="7862E7D8" w14:textId="77777777" w:rsidR="00F51CF5" w:rsidRPr="00CD7CB1" w:rsidRDefault="00F51CF5" w:rsidP="00145D23">
            <w:pPr>
              <w:spacing w:before="120" w:after="100" w:afterAutospacing="1"/>
              <w:jc w:val="left"/>
              <w:rPr>
                <w:rFonts w:ascii="Verdana" w:hAnsi="Verdana"/>
                <w:b/>
                <w:bCs/>
                <w:lang w:val="en-GB"/>
              </w:rPr>
            </w:pPr>
          </w:p>
        </w:tc>
      </w:tr>
    </w:tbl>
    <w:p w14:paraId="56905DFF" w14:textId="70D44541" w:rsidR="00C72C43" w:rsidRPr="00CD7CB1" w:rsidRDefault="00887F44" w:rsidP="00B07D11">
      <w:pPr>
        <w:pStyle w:val="Heading1"/>
      </w:pPr>
      <w:r w:rsidRPr="00CD7CB1">
        <w:t>Skills and Experience of Study Team</w:t>
      </w:r>
    </w:p>
    <w:p w14:paraId="6A0B962A" w14:textId="77777777" w:rsidR="0002126F" w:rsidRPr="0002126F" w:rsidRDefault="0002126F" w:rsidP="00145D23">
      <w:pPr>
        <w:pStyle w:val="Default"/>
        <w:ind w:left="720"/>
        <w:jc w:val="left"/>
        <w:rPr>
          <w:rFonts w:ascii="Verdana" w:hAnsi="Verdana" w:cs="Calibri"/>
          <w:i/>
          <w:iCs/>
          <w:sz w:val="20"/>
          <w:szCs w:val="20"/>
          <w:lang w:val="en-GB" w:eastAsia="en-US"/>
        </w:rPr>
      </w:pPr>
      <w:r w:rsidRPr="0002126F">
        <w:rPr>
          <w:rFonts w:ascii="Verdana" w:hAnsi="Verdana" w:cs="Calibri"/>
          <w:i/>
          <w:iCs/>
          <w:sz w:val="20"/>
          <w:szCs w:val="20"/>
          <w:highlight w:val="yellow"/>
          <w:lang w:val="en-GB" w:eastAsia="en-US"/>
        </w:rPr>
        <w:t>Clarify what skills, academic and professional background and conditions will be needed on the team. Ideally teams need to be made up inclusive of men and women and persons with a disability.</w:t>
      </w:r>
      <w:r w:rsidRPr="0002126F">
        <w:rPr>
          <w:rFonts w:ascii="Verdana" w:hAnsi="Verdana" w:cs="Calibri"/>
          <w:i/>
          <w:iCs/>
          <w:sz w:val="20"/>
          <w:szCs w:val="20"/>
          <w:lang w:val="en-GB" w:eastAsia="en-US"/>
        </w:rPr>
        <w:t xml:space="preserve"> </w:t>
      </w:r>
    </w:p>
    <w:p w14:paraId="5D2EE92C" w14:textId="3575F4C3" w:rsidR="00740929" w:rsidRPr="00CD7CB1" w:rsidRDefault="00740929" w:rsidP="00145D23">
      <w:pPr>
        <w:autoSpaceDE w:val="0"/>
        <w:autoSpaceDN w:val="0"/>
        <w:adjustRightInd w:val="0"/>
        <w:spacing w:before="120" w:after="100" w:afterAutospacing="1"/>
        <w:jc w:val="left"/>
        <w:rPr>
          <w:rFonts w:ascii="Verdana" w:hAnsi="Verdana"/>
          <w:bCs/>
          <w:lang w:val="en-GB"/>
        </w:rPr>
      </w:pPr>
      <w:r w:rsidRPr="00CD7CB1">
        <w:rPr>
          <w:rFonts w:ascii="Verdana" w:hAnsi="Verdana"/>
          <w:bCs/>
          <w:lang w:val="en-GB"/>
        </w:rPr>
        <w:t>The consultant should have the following attributes among others;</w:t>
      </w:r>
    </w:p>
    <w:p w14:paraId="093BB3C3" w14:textId="35F59758" w:rsidR="006141F5" w:rsidRPr="00CD7CB1" w:rsidRDefault="006141F5" w:rsidP="00145D23">
      <w:pPr>
        <w:autoSpaceDE w:val="0"/>
        <w:autoSpaceDN w:val="0"/>
        <w:adjustRightInd w:val="0"/>
        <w:spacing w:before="120" w:after="100" w:afterAutospacing="1"/>
        <w:jc w:val="left"/>
        <w:rPr>
          <w:rFonts w:ascii="Verdana" w:hAnsi="Verdana"/>
          <w:i/>
          <w:iCs/>
          <w:lang w:val="en-GB"/>
        </w:rPr>
      </w:pPr>
      <w:r w:rsidRPr="00CD7CB1">
        <w:rPr>
          <w:rFonts w:ascii="Verdana" w:hAnsi="Verdana"/>
          <w:bCs/>
          <w:i/>
          <w:iCs/>
          <w:highlight w:val="yellow"/>
          <w:lang w:val="en-GB"/>
        </w:rPr>
        <w:t>Please adapt the following list according to the project requirements</w:t>
      </w:r>
    </w:p>
    <w:p w14:paraId="6BB4382A" w14:textId="335D1ED9" w:rsidR="00827355"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Academic Degree and e</w:t>
      </w:r>
      <w:r w:rsidR="00740929" w:rsidRPr="00CD7CB1">
        <w:rPr>
          <w:rFonts w:ascii="Verdana" w:hAnsi="Verdana"/>
          <w:lang w:val="en-GB"/>
        </w:rPr>
        <w:t xml:space="preserve">xtensive expertise and experience in </w:t>
      </w:r>
      <w:r w:rsidR="00887F44" w:rsidRPr="00CD7CB1">
        <w:rPr>
          <w:rFonts w:ascii="Verdana" w:hAnsi="Verdana"/>
          <w:highlight w:val="yellow"/>
          <w:lang w:val="en-GB"/>
        </w:rPr>
        <w:t>(field of work)</w:t>
      </w:r>
      <w:r w:rsidR="00827355" w:rsidRPr="00CD7CB1">
        <w:rPr>
          <w:rFonts w:ascii="Verdana" w:hAnsi="Verdana"/>
          <w:highlight w:val="yellow"/>
          <w:lang w:val="en-GB"/>
        </w:rPr>
        <w:t>;</w:t>
      </w:r>
    </w:p>
    <w:p w14:paraId="53ABBF97" w14:textId="5B80FD5B" w:rsidR="00887F44" w:rsidRPr="00CD7CB1" w:rsidRDefault="00887F44"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 xml:space="preserve">Proven record of carrying out similar </w:t>
      </w:r>
      <w:r w:rsidR="001A3F82" w:rsidRPr="00CD7CB1">
        <w:rPr>
          <w:rFonts w:ascii="Verdana" w:hAnsi="Verdana"/>
          <w:spacing w:val="-4"/>
          <w:lang w:val="en-GB"/>
        </w:rPr>
        <w:t>studies</w:t>
      </w:r>
      <w:r w:rsidRPr="00CD7CB1">
        <w:rPr>
          <w:rFonts w:ascii="Verdana" w:hAnsi="Verdana"/>
          <w:spacing w:val="-4"/>
          <w:lang w:val="en-GB"/>
        </w:rPr>
        <w:t xml:space="preserve"> in the region and/or </w:t>
      </w:r>
      <w:r w:rsidRPr="00CD7CB1">
        <w:rPr>
          <w:rFonts w:ascii="Verdana" w:hAnsi="Verdana"/>
          <w:spacing w:val="-4"/>
          <w:highlight w:val="yellow"/>
          <w:lang w:val="en-GB"/>
        </w:rPr>
        <w:t>xxx</w:t>
      </w:r>
      <w:r w:rsidRPr="00CD7CB1">
        <w:rPr>
          <w:rFonts w:ascii="Verdana" w:hAnsi="Verdana"/>
          <w:spacing w:val="-4"/>
          <w:lang w:val="en-GB"/>
        </w:rPr>
        <w:t>;</w:t>
      </w:r>
    </w:p>
    <w:p w14:paraId="5F69BC4D" w14:textId="1E99FAB8" w:rsidR="001A3F82"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lastRenderedPageBreak/>
        <w:t xml:space="preserve">Track record in designing and conducting quantitative and qualitative </w:t>
      </w:r>
      <w:proofErr w:type="gramStart"/>
      <w:r w:rsidR="00145D23">
        <w:rPr>
          <w:rFonts w:ascii="Verdana" w:hAnsi="Verdana"/>
        </w:rPr>
        <w:t>studies</w:t>
      </w:r>
      <w:r w:rsidRPr="00CD7CB1">
        <w:rPr>
          <w:rFonts w:ascii="Verdana" w:hAnsi="Verdana"/>
        </w:rPr>
        <w:t>;</w:t>
      </w:r>
      <w:proofErr w:type="gramEnd"/>
    </w:p>
    <w:p w14:paraId="03497EEE" w14:textId="60EE9511" w:rsidR="000A64DF"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Experience in undertaking research with remote and marginalized communities</w:t>
      </w:r>
      <w:r w:rsidR="00A54295" w:rsidRPr="00CD7CB1">
        <w:rPr>
          <w:rFonts w:ascii="Verdana" w:hAnsi="Verdana"/>
          <w:spacing w:val="-4"/>
          <w:lang w:val="en-GB"/>
        </w:rPr>
        <w:t>;</w:t>
      </w:r>
    </w:p>
    <w:p w14:paraId="2373B23F" w14:textId="77777777" w:rsidR="004E1E70" w:rsidRPr="00CD7CB1" w:rsidRDefault="004E1E70"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 xml:space="preserve">Knowledge of international instruments and national statutes for persons with </w:t>
      </w:r>
      <w:proofErr w:type="gramStart"/>
      <w:r w:rsidRPr="00CD7CB1">
        <w:rPr>
          <w:rFonts w:ascii="Verdana" w:hAnsi="Verdana"/>
        </w:rPr>
        <w:t>disabilities;</w:t>
      </w:r>
      <w:proofErr w:type="gramEnd"/>
    </w:p>
    <w:p w14:paraId="4087F1C6"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E</w:t>
      </w:r>
      <w:r w:rsidR="004A7DCB" w:rsidRPr="00CD7CB1">
        <w:rPr>
          <w:rFonts w:ascii="Verdana" w:hAnsi="Verdana"/>
          <w:lang w:val="en-GB"/>
        </w:rPr>
        <w:t>xcellent interpersonal and communication skills including ability to facilitate and w</w:t>
      </w:r>
      <w:r w:rsidR="002A5BE4" w:rsidRPr="00CD7CB1">
        <w:rPr>
          <w:rFonts w:ascii="Verdana" w:hAnsi="Verdana"/>
          <w:lang w:val="en-GB"/>
        </w:rPr>
        <w:t xml:space="preserve">ork in a multidisciplinary </w:t>
      </w:r>
      <w:r w:rsidR="00A54295" w:rsidRPr="00CD7CB1">
        <w:rPr>
          <w:rFonts w:ascii="Verdana" w:hAnsi="Verdana"/>
          <w:lang w:val="en-GB"/>
        </w:rPr>
        <w:t>team</w:t>
      </w:r>
      <w:r w:rsidR="002A5BE4" w:rsidRPr="00CD7CB1">
        <w:rPr>
          <w:rFonts w:ascii="Verdana" w:hAnsi="Verdana"/>
          <w:lang w:val="en-GB"/>
        </w:rPr>
        <w:t>;</w:t>
      </w:r>
    </w:p>
    <w:p w14:paraId="3A5316AA"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S</w:t>
      </w:r>
      <w:r w:rsidR="004A7DCB" w:rsidRPr="00CD7CB1">
        <w:rPr>
          <w:rFonts w:ascii="Verdana" w:hAnsi="Verdana"/>
          <w:lang w:val="en-GB"/>
        </w:rPr>
        <w:t xml:space="preserve">trong analytical skills and ability to clearly </w:t>
      </w:r>
      <w:r w:rsidR="002A5BE4" w:rsidRPr="00CD7CB1">
        <w:rPr>
          <w:rFonts w:ascii="Verdana" w:hAnsi="Verdana"/>
          <w:lang w:val="en-GB"/>
        </w:rPr>
        <w:t>synthesise and present findings;</w:t>
      </w:r>
    </w:p>
    <w:p w14:paraId="20995A84"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w:t>
      </w:r>
      <w:r w:rsidR="002A5BE4" w:rsidRPr="00CD7CB1">
        <w:rPr>
          <w:rFonts w:ascii="Verdana" w:hAnsi="Verdana"/>
          <w:lang w:val="en-GB"/>
        </w:rPr>
        <w:t>bility to d</w:t>
      </w:r>
      <w:r w:rsidR="004A7DCB" w:rsidRPr="00CD7CB1">
        <w:rPr>
          <w:rFonts w:ascii="Verdana" w:hAnsi="Verdana"/>
          <w:lang w:val="en-GB"/>
        </w:rPr>
        <w:t>raw practical conclusions and to prepare well</w:t>
      </w:r>
      <w:r w:rsidR="004A7DCB" w:rsidRPr="00CD7CB1">
        <w:rPr>
          <w:rFonts w:ascii="Cambria Math" w:hAnsi="Cambria Math" w:cs="Cambria Math"/>
          <w:lang w:val="en-GB"/>
        </w:rPr>
        <w:t>‐</w:t>
      </w:r>
      <w:r w:rsidR="004A7DCB" w:rsidRPr="00CD7CB1">
        <w:rPr>
          <w:rFonts w:ascii="Verdana" w:hAnsi="Verdana"/>
          <w:lang w:val="en-GB"/>
        </w:rPr>
        <w:t xml:space="preserve">written reports in a timely </w:t>
      </w:r>
      <w:r w:rsidR="004F4592" w:rsidRPr="00CD7CB1">
        <w:rPr>
          <w:rFonts w:ascii="Verdana" w:hAnsi="Verdana"/>
          <w:lang w:val="en-GB"/>
        </w:rPr>
        <w:t>manner</w:t>
      </w:r>
      <w:r w:rsidR="004A7DCB" w:rsidRPr="00CD7CB1">
        <w:rPr>
          <w:rFonts w:ascii="Verdana" w:hAnsi="Verdana"/>
          <w:lang w:val="en-GB"/>
        </w:rPr>
        <w:t xml:space="preserve"> and availability </w:t>
      </w:r>
      <w:r w:rsidR="002A5BE4" w:rsidRPr="00CD7CB1">
        <w:rPr>
          <w:rFonts w:ascii="Verdana" w:hAnsi="Verdana"/>
          <w:lang w:val="en-GB"/>
        </w:rPr>
        <w:t>during</w:t>
      </w:r>
      <w:r w:rsidR="004A7DCB" w:rsidRPr="00CD7CB1">
        <w:rPr>
          <w:rFonts w:ascii="Verdana" w:hAnsi="Verdana"/>
          <w:lang w:val="en-GB"/>
        </w:rPr>
        <w:t xml:space="preserve"> the </w:t>
      </w:r>
      <w:r w:rsidR="002A5BE4" w:rsidRPr="00CD7CB1">
        <w:rPr>
          <w:rFonts w:ascii="Verdana" w:hAnsi="Verdana"/>
          <w:lang w:val="en-GB"/>
        </w:rPr>
        <w:t xml:space="preserve">proposed </w:t>
      </w:r>
      <w:r w:rsidR="00F5672D" w:rsidRPr="00CD7CB1">
        <w:rPr>
          <w:rFonts w:ascii="Verdana" w:hAnsi="Verdana"/>
          <w:lang w:val="en-GB"/>
        </w:rPr>
        <w:t>period;</w:t>
      </w:r>
    </w:p>
    <w:p w14:paraId="36323CDD" w14:textId="5F106E7C" w:rsidR="00B42883" w:rsidRDefault="00B42883"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Ability to speak local languages</w:t>
      </w:r>
      <w:r w:rsidR="0031342F" w:rsidRPr="00CD7CB1">
        <w:rPr>
          <w:rFonts w:ascii="Verdana" w:hAnsi="Verdana"/>
          <w:lang w:val="en-GB"/>
        </w:rPr>
        <w:t xml:space="preserve"> (</w:t>
      </w:r>
      <w:r w:rsidR="006141F5" w:rsidRPr="00CD7CB1">
        <w:rPr>
          <w:rFonts w:ascii="Verdana" w:hAnsi="Verdana"/>
          <w:highlight w:val="yellow"/>
          <w:lang w:val="en-GB"/>
        </w:rPr>
        <w:t>xxx</w:t>
      </w:r>
      <w:r w:rsidR="008601C8" w:rsidRPr="00CD7CB1">
        <w:rPr>
          <w:rFonts w:ascii="Verdana" w:hAnsi="Verdana"/>
          <w:lang w:val="en-GB"/>
        </w:rPr>
        <w:t>);</w:t>
      </w:r>
    </w:p>
    <w:p w14:paraId="0DA8C225" w14:textId="77777777" w:rsidR="0002126F" w:rsidRPr="0002126F" w:rsidRDefault="0002126F" w:rsidP="009934CA">
      <w:pPr>
        <w:shd w:val="clear" w:color="auto" w:fill="FFFFFF"/>
        <w:spacing w:before="120" w:after="0"/>
        <w:ind w:left="720"/>
        <w:jc w:val="left"/>
        <w:rPr>
          <w:rFonts w:ascii="Verdana" w:eastAsia="Times New Roman" w:hAnsi="Verdana"/>
        </w:rPr>
      </w:pPr>
      <w:r w:rsidRPr="0002126F">
        <w:rPr>
          <w:rFonts w:ascii="Verdana" w:hAnsi="Verdana" w:cs="Calibri"/>
          <w:b/>
          <w:lang w:val="en-GB"/>
        </w:rPr>
        <w:t>Safeguarding Policy</w:t>
      </w:r>
      <w:r w:rsidRPr="0002126F">
        <w:rPr>
          <w:rFonts w:ascii="Verdana" w:hAnsi="Verdana" w:cs="Calibri"/>
          <w:lang w:val="en-GB"/>
        </w:rPr>
        <w:t xml:space="preserve">: As a condition of entering into a consultancy agreement the evaluators must sign the </w:t>
      </w:r>
      <w:smartTag w:uri="urn:schemas-microsoft-com:office:smarttags" w:element="stockticker">
        <w:r w:rsidRPr="0002126F">
          <w:rPr>
            <w:rFonts w:ascii="Verdana" w:hAnsi="Verdana"/>
            <w:lang w:val="en-GB"/>
          </w:rPr>
          <w:t>CBM</w:t>
        </w:r>
      </w:smartTag>
      <w:r w:rsidRPr="0002126F">
        <w:rPr>
          <w:rFonts w:ascii="Verdana" w:hAnsi="Verdana"/>
          <w:lang w:val="en-GB"/>
        </w:rPr>
        <w:t xml:space="preserve">’s or the partner organisation’s </w:t>
      </w:r>
      <w:r w:rsidRPr="0002126F">
        <w:rPr>
          <w:rFonts w:ascii="Verdana" w:hAnsi="Verdana" w:cs="Calibri"/>
          <w:lang w:val="en-GB"/>
        </w:rPr>
        <w:t>Safeguarding Policy and abide by the terms and conditions thereof.</w:t>
      </w:r>
    </w:p>
    <w:p w14:paraId="5C2B2170" w14:textId="660C5549" w:rsidR="006F3C40" w:rsidRPr="00CD7CB1" w:rsidRDefault="001A3F82" w:rsidP="00B07D11">
      <w:pPr>
        <w:pStyle w:val="Heading1"/>
        <w:rPr>
          <w:bCs/>
        </w:rPr>
      </w:pPr>
      <w:r w:rsidRPr="00CD7CB1">
        <w:t>Application and Selection Procedure</w:t>
      </w:r>
      <w:r w:rsidR="006F3C40" w:rsidRPr="00CD7CB1">
        <w:t xml:space="preserve"> </w:t>
      </w:r>
    </w:p>
    <w:p w14:paraId="2EAC5568" w14:textId="2D9FE39D" w:rsidR="006348B7" w:rsidRPr="00CD7CB1" w:rsidRDefault="005F77B0" w:rsidP="00145D23">
      <w:pPr>
        <w:pStyle w:val="Heading2"/>
        <w:spacing w:before="120" w:after="100" w:afterAutospacing="1"/>
        <w:jc w:val="left"/>
        <w:rPr>
          <w:rFonts w:ascii="Verdana" w:hAnsi="Verdana"/>
          <w:b/>
          <w:lang w:val="en-GB"/>
        </w:rPr>
      </w:pPr>
      <w:r>
        <w:rPr>
          <w:rFonts w:ascii="Verdana" w:hAnsi="Verdana"/>
          <w:b/>
          <w:lang w:val="en-GB"/>
        </w:rPr>
        <w:t xml:space="preserve">9.1. </w:t>
      </w:r>
      <w:r>
        <w:rPr>
          <w:rFonts w:ascii="Verdana" w:hAnsi="Verdana"/>
          <w:b/>
          <w:lang w:val="en-GB"/>
        </w:rPr>
        <w:tab/>
      </w:r>
      <w:r w:rsidR="001A3F82" w:rsidRPr="00CD7CB1">
        <w:rPr>
          <w:rFonts w:ascii="Verdana" w:hAnsi="Verdana"/>
          <w:b/>
          <w:bCs/>
        </w:rPr>
        <w:t>Expression of Interest</w:t>
      </w:r>
    </w:p>
    <w:p w14:paraId="245545D5" w14:textId="40B26A23" w:rsidR="006348B7" w:rsidRDefault="006348B7" w:rsidP="00145D23">
      <w:pPr>
        <w:autoSpaceDE w:val="0"/>
        <w:autoSpaceDN w:val="0"/>
        <w:adjustRightInd w:val="0"/>
        <w:spacing w:before="120" w:after="100" w:afterAutospacing="1"/>
        <w:jc w:val="left"/>
        <w:rPr>
          <w:rFonts w:ascii="Verdana" w:hAnsi="Verdana"/>
          <w:lang w:val="en-GB"/>
        </w:rPr>
      </w:pPr>
      <w:r w:rsidRPr="00CD7CB1">
        <w:rPr>
          <w:rFonts w:ascii="Verdana" w:hAnsi="Verdana"/>
          <w:lang w:val="en-GB"/>
        </w:rPr>
        <w:t>The consultant is expected to submit both the technical and financial proposal</w:t>
      </w:r>
      <w:r w:rsidR="005D3679" w:rsidRPr="00CD7CB1">
        <w:rPr>
          <w:rFonts w:ascii="Verdana" w:hAnsi="Verdana"/>
          <w:lang w:val="en-GB"/>
        </w:rPr>
        <w:t xml:space="preserve"> </w:t>
      </w:r>
      <w:r w:rsidRPr="00CD7CB1">
        <w:rPr>
          <w:rFonts w:ascii="Verdana" w:hAnsi="Verdana"/>
          <w:lang w:val="en-GB"/>
        </w:rPr>
        <w:t>including</w:t>
      </w:r>
      <w:r w:rsidR="00510C55">
        <w:rPr>
          <w:rFonts w:ascii="Verdana" w:hAnsi="Verdana"/>
          <w:lang w:val="en-GB"/>
        </w:rPr>
        <w:t xml:space="preserve"> a description of the consultancy firm,</w:t>
      </w:r>
      <w:r w:rsidRPr="00CD7CB1">
        <w:rPr>
          <w:rFonts w:ascii="Verdana" w:hAnsi="Verdana"/>
          <w:lang w:val="en-GB"/>
        </w:rPr>
        <w:t xml:space="preserve"> CV </w:t>
      </w:r>
      <w:r w:rsidR="00510C55">
        <w:rPr>
          <w:rFonts w:ascii="Verdana" w:hAnsi="Verdana"/>
          <w:lang w:val="en-GB"/>
        </w:rPr>
        <w:t xml:space="preserve">of suggested team members, an outline of the understanding of these TORs and suggested methodology, </w:t>
      </w:r>
      <w:r w:rsidRPr="00CD7CB1">
        <w:rPr>
          <w:rFonts w:ascii="Verdana" w:hAnsi="Verdana"/>
          <w:lang w:val="en-GB"/>
        </w:rPr>
        <w:t>and a detailed work plan for the entire assignment.</w:t>
      </w:r>
      <w:r w:rsidR="00510C55">
        <w:rPr>
          <w:rFonts w:ascii="Verdana" w:hAnsi="Verdana"/>
          <w:lang w:val="en-GB"/>
        </w:rPr>
        <w:t xml:space="preserve"> A detailed budget for the expected assignment shall include</w:t>
      </w:r>
      <w:r w:rsidRPr="00CD7CB1">
        <w:rPr>
          <w:rFonts w:ascii="Verdana" w:hAnsi="Verdana"/>
          <w:lang w:val="en-GB"/>
        </w:rPr>
        <w:t xml:space="preserve"> all costs </w:t>
      </w:r>
      <w:r w:rsidR="00510C55">
        <w:rPr>
          <w:rFonts w:ascii="Verdana" w:hAnsi="Verdana"/>
          <w:lang w:val="en-GB"/>
        </w:rPr>
        <w:t xml:space="preserve">expected to conduct a disability inclusive and </w:t>
      </w:r>
      <w:proofErr w:type="spellStart"/>
      <w:r w:rsidR="00510C55">
        <w:rPr>
          <w:rFonts w:ascii="Verdana" w:hAnsi="Verdana"/>
          <w:lang w:val="en-GB"/>
        </w:rPr>
        <w:t>particiapatory</w:t>
      </w:r>
      <w:proofErr w:type="spellEnd"/>
      <w:r w:rsidRPr="00CD7CB1">
        <w:rPr>
          <w:rFonts w:ascii="Verdana" w:hAnsi="Verdana"/>
          <w:lang w:val="en-GB"/>
        </w:rPr>
        <w:t xml:space="preserve"> study</w:t>
      </w:r>
      <w:r w:rsidR="00924EF8">
        <w:rPr>
          <w:rFonts w:ascii="Verdana" w:hAnsi="Verdana"/>
          <w:lang w:val="en-GB"/>
        </w:rPr>
        <w:t>, and</w:t>
      </w:r>
      <w:r w:rsidRPr="00CD7CB1">
        <w:rPr>
          <w:rFonts w:ascii="Verdana" w:hAnsi="Verdana"/>
          <w:lang w:val="en-GB"/>
        </w:rPr>
        <w:t xml:space="preserve"> taxes according to the rules and regulations of </w:t>
      </w:r>
      <w:r w:rsidR="00924EF8">
        <w:rPr>
          <w:rFonts w:ascii="Verdana" w:hAnsi="Verdana"/>
          <w:lang w:val="en-GB"/>
        </w:rPr>
        <w:t>the consultants’</w:t>
      </w:r>
      <w:r w:rsidR="001A3F82" w:rsidRPr="00CD7CB1">
        <w:rPr>
          <w:rFonts w:ascii="Verdana" w:hAnsi="Verdana"/>
          <w:lang w:val="en-GB"/>
        </w:rPr>
        <w:t xml:space="preserve"> local</w:t>
      </w:r>
      <w:r w:rsidRPr="00CD7CB1">
        <w:rPr>
          <w:rFonts w:ascii="Verdana" w:hAnsi="Verdana"/>
          <w:lang w:val="en-GB"/>
        </w:rPr>
        <w:t xml:space="preserve"> tax authorities. </w:t>
      </w:r>
    </w:p>
    <w:p w14:paraId="179E904B" w14:textId="07DDA930" w:rsidR="00924EF8" w:rsidRPr="00CD7CB1" w:rsidRDefault="00924EF8" w:rsidP="00145D23">
      <w:pPr>
        <w:autoSpaceDE w:val="0"/>
        <w:autoSpaceDN w:val="0"/>
        <w:adjustRightInd w:val="0"/>
        <w:spacing w:before="120" w:after="100" w:afterAutospacing="1"/>
        <w:jc w:val="left"/>
        <w:rPr>
          <w:rFonts w:ascii="Verdana" w:hAnsi="Verdana"/>
          <w:lang w:val="en-GB"/>
        </w:rPr>
      </w:pPr>
      <w:r>
        <w:rPr>
          <w:rFonts w:ascii="Verdana" w:hAnsi="Verdana"/>
          <w:lang w:val="en-GB"/>
        </w:rPr>
        <w:t xml:space="preserve">CBM reserves the right to terminate the contract in case the agreed consultant/s are unavailable at the start or during the assignment and no </w:t>
      </w:r>
    </w:p>
    <w:p w14:paraId="06157389" w14:textId="5C1D02CF" w:rsidR="001A3F82" w:rsidRPr="00CD7CB1" w:rsidRDefault="001A3F82" w:rsidP="00145D23">
      <w:pPr>
        <w:tabs>
          <w:tab w:val="left" w:pos="450"/>
        </w:tabs>
        <w:autoSpaceDE w:val="0"/>
        <w:autoSpaceDN w:val="0"/>
        <w:adjustRightInd w:val="0"/>
        <w:spacing w:before="120" w:after="100" w:afterAutospacing="1"/>
        <w:jc w:val="left"/>
        <w:rPr>
          <w:rFonts w:ascii="Verdana" w:hAnsi="Verdana"/>
          <w:lang w:val="en-GB"/>
        </w:rPr>
      </w:pPr>
      <w:r w:rsidRPr="00CD7CB1">
        <w:rPr>
          <w:rFonts w:ascii="Verdana" w:hAnsi="Verdana"/>
          <w:lang w:val="en-GB"/>
        </w:rPr>
        <w:t xml:space="preserve">All expressions of interest should be submitted by email </w:t>
      </w:r>
      <w:proofErr w:type="gramStart"/>
      <w:r w:rsidRPr="00CD7CB1">
        <w:rPr>
          <w:rFonts w:ascii="Verdana" w:hAnsi="Verdana"/>
          <w:lang w:val="en-GB"/>
        </w:rPr>
        <w:t>to:</w:t>
      </w:r>
      <w:proofErr w:type="gramEnd"/>
      <w:r w:rsidRPr="00CD7CB1">
        <w:rPr>
          <w:rFonts w:ascii="Verdana" w:hAnsi="Verdana"/>
          <w:lang w:val="en-GB"/>
        </w:rPr>
        <w:t xml:space="preserve"> </w:t>
      </w:r>
      <w:r w:rsidRPr="00CD7CB1">
        <w:rPr>
          <w:rFonts w:ascii="Verdana" w:hAnsi="Verdana"/>
          <w:highlight w:val="yellow"/>
          <w:lang w:val="en-GB"/>
        </w:rPr>
        <w:t>xxx</w:t>
      </w:r>
      <w:r w:rsidRPr="00CD7CB1">
        <w:rPr>
          <w:rFonts w:ascii="Verdana" w:hAnsi="Verdana"/>
          <w:lang w:val="en-GB"/>
        </w:rPr>
        <w:t xml:space="preserve"> </w:t>
      </w:r>
      <w:r w:rsidR="00510C55">
        <w:rPr>
          <w:rFonts w:ascii="Verdana" w:hAnsi="Verdana"/>
          <w:lang w:val="en-GB"/>
        </w:rPr>
        <w:t>(</w:t>
      </w:r>
      <w:r w:rsidRPr="00510C55">
        <w:rPr>
          <w:rFonts w:ascii="Verdana" w:hAnsi="Verdana"/>
          <w:i/>
          <w:iCs/>
          <w:highlight w:val="yellow"/>
          <w:lang w:val="en-GB"/>
        </w:rPr>
        <w:t xml:space="preserve">or delivered physically to: </w:t>
      </w:r>
      <w:r w:rsidRPr="00510C55">
        <w:rPr>
          <w:rFonts w:ascii="Verdana" w:hAnsi="Verdana" w:cs="Arial"/>
          <w:i/>
          <w:iCs/>
          <w:highlight w:val="yellow"/>
        </w:rPr>
        <w:t>xxx</w:t>
      </w:r>
      <w:r w:rsidR="00510C55">
        <w:rPr>
          <w:rFonts w:ascii="Verdana" w:hAnsi="Verdana" w:cs="Arial"/>
          <w:i/>
          <w:iCs/>
        </w:rPr>
        <w:t>)</w:t>
      </w:r>
      <w:r w:rsidRPr="00510C55">
        <w:rPr>
          <w:rFonts w:ascii="Verdana" w:hAnsi="Verdana"/>
          <w:i/>
          <w:iCs/>
          <w:lang w:val="en-GB"/>
        </w:rPr>
        <w:t xml:space="preserve"> </w:t>
      </w:r>
      <w:r w:rsidR="00510C55">
        <w:rPr>
          <w:rFonts w:ascii="Verdana" w:hAnsi="Verdana"/>
          <w:lang w:val="en-GB"/>
        </w:rPr>
        <w:t xml:space="preserve">by </w:t>
      </w:r>
      <w:r w:rsidR="00510C55" w:rsidRPr="00510C55">
        <w:rPr>
          <w:rFonts w:ascii="Verdana" w:hAnsi="Verdana"/>
          <w:i/>
          <w:iCs/>
          <w:highlight w:val="yellow"/>
          <w:lang w:val="en-GB"/>
        </w:rPr>
        <w:t>(insert date and time of deadline)</w:t>
      </w:r>
      <w:r w:rsidRPr="00510C55">
        <w:rPr>
          <w:rFonts w:ascii="Verdana" w:hAnsi="Verdana"/>
          <w:i/>
          <w:iCs/>
          <w:highlight w:val="yellow"/>
          <w:lang w:val="en-GB"/>
        </w:rPr>
        <w:t>.</w:t>
      </w:r>
      <w:r w:rsidRPr="00CD7CB1">
        <w:rPr>
          <w:rFonts w:ascii="Verdana" w:hAnsi="Verdana"/>
          <w:lang w:val="en-GB"/>
        </w:rPr>
        <w:t xml:space="preserve"> </w:t>
      </w:r>
    </w:p>
    <w:p w14:paraId="135BAC76" w14:textId="6DAA2E3B" w:rsidR="006348B7" w:rsidRPr="00CD7CB1" w:rsidRDefault="006F3C40" w:rsidP="00B07D11">
      <w:pPr>
        <w:pStyle w:val="Heading1"/>
      </w:pPr>
      <w:r w:rsidRPr="00CD7CB1">
        <w:t>Selection Criteria</w:t>
      </w:r>
    </w:p>
    <w:p w14:paraId="3EF3E995" w14:textId="4F98F70A" w:rsidR="00CB5C7C" w:rsidRPr="00CD7CB1" w:rsidRDefault="00510C55" w:rsidP="00B07D11">
      <w:pPr>
        <w:pStyle w:val="ListParagraph"/>
        <w:autoSpaceDE w:val="0"/>
        <w:autoSpaceDN w:val="0"/>
        <w:adjustRightInd w:val="0"/>
        <w:spacing w:after="100" w:afterAutospacing="1"/>
        <w:ind w:left="0"/>
        <w:contextualSpacing w:val="0"/>
        <w:jc w:val="left"/>
        <w:rPr>
          <w:rFonts w:ascii="Verdana" w:hAnsi="Verdana"/>
          <w:lang w:val="en-GB"/>
        </w:rPr>
      </w:pPr>
      <w:r>
        <w:rPr>
          <w:rFonts w:ascii="Verdana" w:hAnsi="Verdana"/>
          <w:lang w:val="en-GB"/>
        </w:rPr>
        <w:t xml:space="preserve">Only complete Expressions of Interest will be </w:t>
      </w:r>
      <w:r w:rsidR="00B07D11">
        <w:rPr>
          <w:rFonts w:ascii="Verdana" w:hAnsi="Verdana"/>
          <w:lang w:val="en-GB"/>
        </w:rPr>
        <w:t>considered for selection</w:t>
      </w:r>
      <w:r>
        <w:rPr>
          <w:rFonts w:ascii="Verdana" w:hAnsi="Verdana"/>
          <w:lang w:val="en-GB"/>
        </w:rPr>
        <w:t xml:space="preserve">. </w:t>
      </w:r>
      <w:r w:rsidR="00B07D11">
        <w:rPr>
          <w:rFonts w:ascii="Verdana" w:hAnsi="Verdana"/>
          <w:lang w:val="en-GB"/>
        </w:rPr>
        <w:t xml:space="preserve">The assessment is broken </w:t>
      </w:r>
      <w:r w:rsidR="001F4623" w:rsidRPr="00CD7CB1">
        <w:rPr>
          <w:rFonts w:ascii="Verdana" w:hAnsi="Verdana"/>
          <w:lang w:val="en-GB"/>
        </w:rPr>
        <w:t>down as follows;</w:t>
      </w:r>
    </w:p>
    <w:tbl>
      <w:tblPr>
        <w:tblStyle w:val="TableGrid"/>
        <w:tblW w:w="0" w:type="auto"/>
        <w:tblLook w:val="04A0" w:firstRow="1" w:lastRow="0" w:firstColumn="1" w:lastColumn="0" w:noHBand="0" w:noVBand="1"/>
      </w:tblPr>
      <w:tblGrid>
        <w:gridCol w:w="4585"/>
        <w:gridCol w:w="1440"/>
      </w:tblGrid>
      <w:tr w:rsidR="00CB5C7C" w:rsidRPr="00CD7CB1" w14:paraId="3D206DE4" w14:textId="77777777" w:rsidTr="005459E6">
        <w:tc>
          <w:tcPr>
            <w:tcW w:w="4585" w:type="dxa"/>
          </w:tcPr>
          <w:p w14:paraId="075F239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Criteria</w:t>
            </w:r>
          </w:p>
        </w:tc>
        <w:tc>
          <w:tcPr>
            <w:tcW w:w="1440" w:type="dxa"/>
          </w:tcPr>
          <w:p w14:paraId="67E451B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Score</w:t>
            </w:r>
          </w:p>
        </w:tc>
      </w:tr>
      <w:tr w:rsidR="00CB5C7C" w:rsidRPr="00CD7CB1" w14:paraId="04BDE518" w14:textId="77777777" w:rsidTr="005459E6">
        <w:tc>
          <w:tcPr>
            <w:tcW w:w="4585" w:type="dxa"/>
          </w:tcPr>
          <w:p w14:paraId="2024A071"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 xml:space="preserve">Budget </w:t>
            </w:r>
          </w:p>
        </w:tc>
        <w:tc>
          <w:tcPr>
            <w:tcW w:w="1440" w:type="dxa"/>
          </w:tcPr>
          <w:p w14:paraId="382BD60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20%</w:t>
            </w:r>
          </w:p>
        </w:tc>
      </w:tr>
      <w:tr w:rsidR="0035213A" w:rsidRPr="00CD7CB1" w14:paraId="7EA604EE" w14:textId="77777777" w:rsidTr="005459E6">
        <w:tc>
          <w:tcPr>
            <w:tcW w:w="4585" w:type="dxa"/>
          </w:tcPr>
          <w:p w14:paraId="16A6EFC1" w14:textId="2DA3078E"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Technical proposal:</w:t>
            </w:r>
          </w:p>
        </w:tc>
        <w:tc>
          <w:tcPr>
            <w:tcW w:w="1440" w:type="dxa"/>
          </w:tcPr>
          <w:p w14:paraId="1D486DB9" w14:textId="6932E487"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80%</w:t>
            </w:r>
          </w:p>
        </w:tc>
      </w:tr>
      <w:tr w:rsidR="00CB5C7C" w:rsidRPr="00CD7CB1" w14:paraId="5B5CDF96" w14:textId="77777777" w:rsidTr="005459E6">
        <w:tc>
          <w:tcPr>
            <w:tcW w:w="4585" w:type="dxa"/>
          </w:tcPr>
          <w:p w14:paraId="0F0D2BD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Experience in the related task</w:t>
            </w:r>
          </w:p>
        </w:tc>
        <w:tc>
          <w:tcPr>
            <w:tcW w:w="1440" w:type="dxa"/>
          </w:tcPr>
          <w:p w14:paraId="075823AA"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52452433" w14:textId="77777777" w:rsidTr="005459E6">
        <w:tc>
          <w:tcPr>
            <w:tcW w:w="4585" w:type="dxa"/>
          </w:tcPr>
          <w:p w14:paraId="14FA6B7D"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Qualifications of team</w:t>
            </w:r>
          </w:p>
        </w:tc>
        <w:tc>
          <w:tcPr>
            <w:tcW w:w="1440" w:type="dxa"/>
          </w:tcPr>
          <w:p w14:paraId="65FA66C3"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257B8888" w14:textId="77777777" w:rsidTr="005459E6">
        <w:tc>
          <w:tcPr>
            <w:tcW w:w="4585" w:type="dxa"/>
          </w:tcPr>
          <w:p w14:paraId="418A9ECE" w14:textId="77777777" w:rsidR="00CB5C7C" w:rsidRPr="00CD7CB1" w:rsidRDefault="001F4623"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Technical</w:t>
            </w:r>
            <w:r w:rsidR="00CB5C7C" w:rsidRPr="00CD7CB1">
              <w:rPr>
                <w:rFonts w:ascii="Verdana" w:hAnsi="Verdana"/>
                <w:lang w:val="en-GB"/>
              </w:rPr>
              <w:t xml:space="preserve"> proposal</w:t>
            </w:r>
            <w:r w:rsidRPr="00CD7CB1">
              <w:rPr>
                <w:rFonts w:ascii="Verdana" w:hAnsi="Verdana"/>
                <w:lang w:val="en-GB"/>
              </w:rPr>
              <w:t xml:space="preserve"> and methodology</w:t>
            </w:r>
          </w:p>
        </w:tc>
        <w:tc>
          <w:tcPr>
            <w:tcW w:w="1440" w:type="dxa"/>
          </w:tcPr>
          <w:p w14:paraId="7DFB1C59"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40%</w:t>
            </w:r>
          </w:p>
        </w:tc>
      </w:tr>
      <w:tr w:rsidR="00CB5C7C" w:rsidRPr="00CD7CB1" w14:paraId="089C4A64" w14:textId="77777777" w:rsidTr="005459E6">
        <w:tc>
          <w:tcPr>
            <w:tcW w:w="4585" w:type="dxa"/>
          </w:tcPr>
          <w:p w14:paraId="0F31892C"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Total</w:t>
            </w:r>
          </w:p>
        </w:tc>
        <w:tc>
          <w:tcPr>
            <w:tcW w:w="1440" w:type="dxa"/>
          </w:tcPr>
          <w:p w14:paraId="7A682690" w14:textId="77777777" w:rsidR="00CB5C7C" w:rsidRPr="00CD7CB1" w:rsidRDefault="001A7B90"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fldChar w:fldCharType="begin"/>
            </w:r>
            <w:r w:rsidR="00CB5C7C" w:rsidRPr="00CD7CB1">
              <w:rPr>
                <w:rFonts w:ascii="Verdana" w:hAnsi="Verdana"/>
                <w:b/>
                <w:lang w:val="en-GB"/>
              </w:rPr>
              <w:instrText xml:space="preserve"> =SUM(ABOVE)*100 \# "0.00%" </w:instrText>
            </w:r>
            <w:r w:rsidRPr="00CD7CB1">
              <w:rPr>
                <w:rFonts w:ascii="Verdana" w:hAnsi="Verdana"/>
                <w:b/>
                <w:lang w:val="en-GB"/>
              </w:rPr>
              <w:fldChar w:fldCharType="separate"/>
            </w:r>
            <w:r w:rsidR="00CB5C7C" w:rsidRPr="00CD7CB1">
              <w:rPr>
                <w:rFonts w:ascii="Verdana" w:hAnsi="Verdana"/>
                <w:b/>
                <w:noProof/>
                <w:lang w:val="en-GB"/>
              </w:rPr>
              <w:t>100%</w:t>
            </w:r>
            <w:r w:rsidRPr="00CD7CB1">
              <w:rPr>
                <w:rFonts w:ascii="Verdana" w:hAnsi="Verdana"/>
                <w:b/>
                <w:lang w:val="en-GB"/>
              </w:rPr>
              <w:fldChar w:fldCharType="end"/>
            </w:r>
          </w:p>
        </w:tc>
      </w:tr>
    </w:tbl>
    <w:p w14:paraId="09776C25" w14:textId="56DF2618" w:rsidR="006348B7" w:rsidRPr="00CD7CB1" w:rsidRDefault="006348B7" w:rsidP="00B07D11">
      <w:pPr>
        <w:pStyle w:val="Heading1"/>
        <w:rPr>
          <w:lang w:bidi="ar-SA"/>
        </w:rPr>
      </w:pPr>
    </w:p>
    <w:sectPr w:rsidR="006348B7" w:rsidRPr="00CD7CB1" w:rsidSect="00B07D11">
      <w:headerReference w:type="default" r:id="rId11"/>
      <w:footerReference w:type="default" r:id="rId12"/>
      <w:pgSz w:w="11906" w:h="16838"/>
      <w:pgMar w:top="1440" w:right="1440" w:bottom="1361"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89F2" w14:textId="77777777" w:rsidR="00F47116" w:rsidRDefault="00F47116" w:rsidP="00754245">
      <w:pPr>
        <w:spacing w:after="0" w:line="240" w:lineRule="auto"/>
      </w:pPr>
      <w:r>
        <w:separator/>
      </w:r>
    </w:p>
  </w:endnote>
  <w:endnote w:type="continuationSeparator" w:id="0">
    <w:p w14:paraId="535E2247"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1F6A15DF" w14:textId="77777777" w:rsidR="00644E4D" w:rsidRDefault="00152FC9">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43D5DF55"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33D8F" w14:textId="77777777" w:rsidR="00F47116" w:rsidRDefault="00F47116" w:rsidP="00754245">
      <w:pPr>
        <w:spacing w:after="0" w:line="240" w:lineRule="auto"/>
      </w:pPr>
      <w:r>
        <w:separator/>
      </w:r>
    </w:p>
  </w:footnote>
  <w:footnote w:type="continuationSeparator" w:id="0">
    <w:p w14:paraId="2D499211"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1FC3" w14:textId="38055C68" w:rsidR="00B0003B" w:rsidRDefault="00B0003B">
    <w:pPr>
      <w:pStyle w:val="Header"/>
    </w:pPr>
    <w:r>
      <w:rPr>
        <w:noProof/>
      </w:rPr>
      <w:drawing>
        <wp:anchor distT="0" distB="0" distL="114300" distR="114300" simplePos="0" relativeHeight="251659264" behindDoc="0" locked="0" layoutInCell="1" allowOverlap="1" wp14:anchorId="40B6CDFC" wp14:editId="1D7E10AE">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10"/>
  </w:num>
  <w:num w:numId="4">
    <w:abstractNumId w:val="6"/>
  </w:num>
  <w:num w:numId="5">
    <w:abstractNumId w:val="11"/>
  </w:num>
  <w:num w:numId="6">
    <w:abstractNumId w:val="7"/>
  </w:num>
  <w:num w:numId="7">
    <w:abstractNumId w:val="3"/>
  </w:num>
  <w:num w:numId="8">
    <w:abstractNumId w:val="8"/>
  </w:num>
  <w:num w:numId="9">
    <w:abstractNumId w:val="12"/>
  </w:num>
  <w:num w:numId="10">
    <w:abstractNumId w:val="2"/>
  </w:num>
  <w:num w:numId="11">
    <w:abstractNumId w:val="5"/>
  </w:num>
  <w:num w:numId="12">
    <w:abstractNumId w:val="4"/>
  </w:num>
  <w:num w:numId="13">
    <w:abstractNumId w:val="0"/>
  </w:num>
  <w:num w:numId="14">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el, Petra">
    <w15:presenceInfo w15:providerId="AD" w15:userId="S::petra.kiel@cbm.org::6dcc1afd-188a-4f8c-bd51-bdc0fa4c5c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00"/>
  <w:displayHorizontalDrawingGridEvery w:val="2"/>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F8"/>
    <w:rsid w:val="00006EDB"/>
    <w:rsid w:val="000109C9"/>
    <w:rsid w:val="00011B12"/>
    <w:rsid w:val="000155C9"/>
    <w:rsid w:val="0002126F"/>
    <w:rsid w:val="00022FD7"/>
    <w:rsid w:val="00026CA9"/>
    <w:rsid w:val="00030027"/>
    <w:rsid w:val="00030A42"/>
    <w:rsid w:val="000338A3"/>
    <w:rsid w:val="00033D23"/>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35C7"/>
    <w:rsid w:val="00145D23"/>
    <w:rsid w:val="00145E76"/>
    <w:rsid w:val="0014731D"/>
    <w:rsid w:val="00152FC9"/>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672D1"/>
    <w:rsid w:val="00467CC7"/>
    <w:rsid w:val="00470E89"/>
    <w:rsid w:val="00473425"/>
    <w:rsid w:val="00474489"/>
    <w:rsid w:val="00474981"/>
    <w:rsid w:val="00483343"/>
    <w:rsid w:val="00484E28"/>
    <w:rsid w:val="00485820"/>
    <w:rsid w:val="00490EEB"/>
    <w:rsid w:val="004A04EC"/>
    <w:rsid w:val="004A2165"/>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5766"/>
    <w:rsid w:val="008D607D"/>
    <w:rsid w:val="008E1C7B"/>
    <w:rsid w:val="008E29A4"/>
    <w:rsid w:val="008E42C8"/>
    <w:rsid w:val="008E567A"/>
    <w:rsid w:val="008E6356"/>
    <w:rsid w:val="008E695A"/>
    <w:rsid w:val="008E7D52"/>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D0745"/>
    <w:rsid w:val="009D07BE"/>
    <w:rsid w:val="009D2CBA"/>
    <w:rsid w:val="009D2EB4"/>
    <w:rsid w:val="009D596C"/>
    <w:rsid w:val="009D5BFE"/>
    <w:rsid w:val="009E1525"/>
    <w:rsid w:val="009E238E"/>
    <w:rsid w:val="009F15A5"/>
    <w:rsid w:val="009F1E43"/>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9239C"/>
    <w:rsid w:val="00B92988"/>
    <w:rsid w:val="00B93EA3"/>
    <w:rsid w:val="00B955FF"/>
    <w:rsid w:val="00B97C91"/>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4BE3"/>
    <w:rsid w:val="00D05EA3"/>
    <w:rsid w:val="00D07542"/>
    <w:rsid w:val="00D0796C"/>
    <w:rsid w:val="00D10881"/>
    <w:rsid w:val="00D13800"/>
    <w:rsid w:val="00D139F7"/>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3"/>
    <o:shapelayout v:ext="edit">
      <o:idmap v:ext="edit" data="2"/>
    </o:shapelayout>
  </w:shapeDefaults>
  <w:decimalSymbol w:val="."/>
  <w:listSeparator w:val=","/>
  <w14:docId w14:val="690C3A50"/>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9f2da93fcc74e869d070fd34a0597c4 xmlns="f1e736c5-95ad-4650-bf48-08c723b4bc6c">
      <Terms xmlns="http://schemas.microsoft.com/office/infopath/2007/PartnerControls"/>
    </i9f2da93fcc74e869d070fd34a0597c4>
    <NGOOnlineSortOrder xmlns="f1e736c5-95ad-4650-bf48-08c723b4bc6c" xsi:nil="true"/>
    <NGOOnlineShowInNewFromTemplate xmlns="f1e736c5-95ad-4650-bf48-08c723b4bc6c">false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cc92bdb0fa944447acf309642a11bf0d>
    <TaxCatchAll xmlns="f1e736c5-95ad-4650-bf48-08c723b4bc6c" xsi:nil="true"/>
    <NGOOnlineDocumentOwner xmlns="f1e736c5-95ad-4650-bf48-08c723b4bc6c">{"Id":100230,"Name":"Kiel, Petra","Guid":"00000000-0000-0000-0000-000000000000"}</NGOOnlineDocumentOwner>
  </documentManagement>
</p:properties>
</file>

<file path=customXml/itemProps1.xml><?xml version="1.0" encoding="utf-8"?>
<ds:datastoreItem xmlns:ds="http://schemas.openxmlformats.org/officeDocument/2006/customXml" ds:itemID="{8F4484FB-1E57-4185-8BBC-57A9C8EBB7F6}">
  <ds:schemaRefs>
    <ds:schemaRef ds:uri="http://schemas.microsoft.com/sharepoint/v3/contenttype/forms"/>
  </ds:schemaRefs>
</ds:datastoreItem>
</file>

<file path=customXml/itemProps2.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3.xml><?xml version="1.0" encoding="utf-8"?>
<ds:datastoreItem xmlns:ds="http://schemas.openxmlformats.org/officeDocument/2006/customXml" ds:itemID="{427F4023-0187-45C2-9693-39F0F6A73A4F}"/>
</file>

<file path=customXml/itemProps4.xml><?xml version="1.0" encoding="utf-8"?>
<ds:datastoreItem xmlns:ds="http://schemas.openxmlformats.org/officeDocument/2006/customXml" ds:itemID="{6E42A33D-FEDF-4FBD-B07A-2EE991EC6768}">
  <ds:schemaRefs>
    <ds:schemaRef ds:uri="http://schemas.microsoft.com/office/2006/metadata/properties"/>
    <ds:schemaRef ds:uri="http://schemas.microsoft.com/office/infopath/2007/PartnerControls"/>
    <ds:schemaRef ds:uri="http://schemas.microsoft.com/sharepoint/v3"/>
    <ds:schemaRef ds:uri="a4bf2503-958f-430a-855f-55e8d597aa65"/>
    <ds:schemaRef ds:uri="118d96c3-5fa1-4bb6-8f55-b0a310b8f5f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2051</Words>
  <Characters>11693</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Feasiblity Study_TOR Template_2021.docx</dc:title>
  <dc:creator>cgaskill</dc:creator>
  <cp:lastModifiedBy>Kiel, Petra</cp:lastModifiedBy>
  <cp:revision>2</cp:revision>
  <cp:lastPrinted>2017-12-15T12:52:00Z</cp:lastPrinted>
  <dcterms:created xsi:type="dcterms:W3CDTF">2021-10-28T08:59:00Z</dcterms:created>
  <dcterms:modified xsi:type="dcterms:W3CDTF">2021-10-28T08:59:00Z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
  </property>
  <property fmtid="{D5CDD505-2E9C-101B-9397-08002B2CF9AE}" pid="5" name="NGOOnlineDocumentType">
    <vt:lpwstr/>
  </property>
</Properties>
</file>